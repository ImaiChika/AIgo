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50"/>
        </w:tabs>
        <w:rPr>
          <w:del w:id="0" w:author="Liguojian" w:date="2026-09-01T10:02:22Z"/>
          <w:rFonts w:eastAsiaTheme="minorEastAsia"/>
          <w:b/>
          <w:szCs w:val="21"/>
        </w:rPr>
      </w:pPr>
      <w:del w:id="1" w:author="Liguojian" w:date="2026-09-01T10:02:22Z">
        <w:r>
          <w:rPr/>
          <w:drawing>
            <wp:inline distT="0" distB="0" distL="114300" distR="114300">
              <wp:extent cx="6878955" cy="412115"/>
              <wp:effectExtent l="0" t="0" r="4445" b="6985"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图片 1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78955" cy="41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>
      <w:pPr>
        <w:autoSpaceDE w:val="0"/>
        <w:autoSpaceDN w:val="0"/>
        <w:adjustRightInd w:val="0"/>
        <w:rPr>
          <w:del w:id="3" w:author="Liguojian" w:date="2026-09-01T10:02:22Z"/>
          <w:rFonts w:hint="eastAsia" w:eastAsiaTheme="minorEastAsia"/>
          <w:b/>
          <w:szCs w:val="21"/>
          <w:lang w:eastAsia="zh-CN"/>
        </w:rPr>
      </w:pPr>
      <w:del w:id="4" w:author="Liguojian" w:date="2026-09-01T10:02:22Z">
        <w:r>
          <w:rPr>
            <w:rFonts w:hint="eastAsia" w:eastAsiaTheme="minorEastAsia"/>
            <w:b/>
            <w:szCs w:val="21"/>
            <w:lang w:eastAsia="zh-CN"/>
          </w:rPr>
          <w:delText>比如第</w:delText>
        </w:r>
      </w:del>
      <w:del w:id="5" w:author="Liguojian" w:date="2026-09-01T10:02:22Z">
        <w:r>
          <w:rPr>
            <w:rFonts w:hint="default" w:eastAsiaTheme="minorEastAsia"/>
            <w:b/>
            <w:szCs w:val="21"/>
            <w:lang w:val="en-US" w:eastAsia="zh-CN"/>
          </w:rPr>
          <w:delText>三</w:delText>
        </w:r>
      </w:del>
      <w:del w:id="6" w:author="Liguojian" w:date="2026-09-01T10:02:22Z">
        <w:r>
          <w:rPr>
            <w:rFonts w:hint="eastAsia" w:eastAsiaTheme="minorEastAsia"/>
            <w:b/>
            <w:szCs w:val="21"/>
            <w:lang w:eastAsia="zh-CN"/>
          </w:rPr>
          <w:delText>题修改如下</w:delText>
        </w:r>
      </w:del>
    </w:p>
    <w:p>
      <w:pPr>
        <w:autoSpaceDE w:val="0"/>
        <w:autoSpaceDN w:val="0"/>
        <w:adjustRightInd w:val="0"/>
        <w:rPr>
          <w:ins w:id="7" w:author="Liguojian" w:date="2026-09-01T10:02:25Z"/>
          <w:rFonts w:hint="default" w:eastAsiaTheme="minorEastAsia"/>
          <w:b/>
          <w:szCs w:val="21"/>
          <w:lang w:val="en-US" w:eastAsia="zh-CN"/>
        </w:rPr>
      </w:pPr>
      <w:ins w:id="8" w:author="Liguojian" w:date="2026-09-01T10:02:28Z">
        <w:r>
          <w:rPr>
            <w:rFonts w:hint="eastAsia" w:eastAsiaTheme="minorEastAsia"/>
            <w:b/>
            <w:szCs w:val="21"/>
            <w:lang w:eastAsia="zh-CN"/>
          </w:rPr>
          <w:t>以下</w:t>
        </w:r>
      </w:ins>
      <w:ins w:id="9" w:author="Liguojian" w:date="2026-09-01T10:02:29Z">
        <w:r>
          <w:rPr>
            <w:rFonts w:hint="eastAsia" w:eastAsiaTheme="minorEastAsia"/>
            <w:b/>
            <w:szCs w:val="21"/>
            <w:lang w:eastAsia="zh-CN"/>
          </w:rPr>
          <w:t>试题</w:t>
        </w:r>
      </w:ins>
      <w:ins w:id="10" w:author="Liguojian" w:date="2026-09-01T10:02:30Z">
        <w:r>
          <w:rPr>
            <w:rFonts w:hint="eastAsia" w:eastAsiaTheme="minorEastAsia"/>
            <w:b/>
            <w:szCs w:val="21"/>
            <w:lang w:eastAsia="zh-CN"/>
          </w:rPr>
          <w:t>题号</w:t>
        </w:r>
      </w:ins>
      <w:ins w:id="11" w:author="Liguojian" w:date="2026-09-01T10:02:32Z">
        <w:r>
          <w:rPr>
            <w:rFonts w:hint="eastAsia" w:eastAsiaTheme="minorEastAsia"/>
            <w:b/>
            <w:szCs w:val="21"/>
            <w:lang w:eastAsia="zh-CN"/>
          </w:rPr>
          <w:t>为</w:t>
        </w:r>
      </w:ins>
      <w:ins w:id="12" w:author="Liguojian" w:date="2026-09-01T10:02:39Z">
        <w:r>
          <w:rPr>
            <w:rFonts w:hint="eastAsia" w:eastAsiaTheme="minorEastAsia"/>
            <w:b/>
            <w:szCs w:val="21"/>
            <w:lang w:val="en-US" w:eastAsia="zh-CN"/>
          </w:rPr>
          <w:t>Excel</w:t>
        </w:r>
      </w:ins>
      <w:ins w:id="13" w:author="Liguojian" w:date="2026-09-01T10:02:45Z">
        <w:r>
          <w:rPr>
            <w:rFonts w:hint="eastAsia" w:eastAsiaTheme="minorEastAsia"/>
            <w:b/>
            <w:szCs w:val="21"/>
            <w:lang w:val="en-US" w:eastAsia="zh-CN"/>
          </w:rPr>
          <w:t>表格</w:t>
        </w:r>
      </w:ins>
      <w:ins w:id="14" w:author="Liguojian" w:date="2026-09-01T10:02:46Z">
        <w:r>
          <w:rPr>
            <w:rFonts w:hint="eastAsia" w:eastAsiaTheme="minorEastAsia"/>
            <w:b/>
            <w:szCs w:val="21"/>
            <w:lang w:val="en-US" w:eastAsia="zh-CN"/>
          </w:rPr>
          <w:t>中的</w:t>
        </w:r>
      </w:ins>
      <w:ins w:id="15" w:author="Liguojian" w:date="2026-09-01T10:02:48Z">
        <w:r>
          <w:rPr>
            <w:rFonts w:hint="eastAsia" w:eastAsiaTheme="minorEastAsia"/>
            <w:b/>
            <w:szCs w:val="21"/>
            <w:lang w:val="en-US" w:eastAsia="zh-CN"/>
          </w:rPr>
          <w:t>题号</w:t>
        </w:r>
      </w:ins>
      <w:ins w:id="16" w:author="Liguojian" w:date="2026-09-01T10:02:49Z">
        <w:r>
          <w:rPr>
            <w:rFonts w:hint="eastAsia" w:eastAsiaTheme="minorEastAsia"/>
            <w:b/>
            <w:szCs w:val="21"/>
            <w:lang w:val="en-US" w:eastAsia="zh-CN"/>
          </w:rPr>
          <w:t>，</w:t>
        </w:r>
      </w:ins>
      <w:ins w:id="17" w:author="Liguojian" w:date="2026-09-01T10:02:51Z">
        <w:r>
          <w:rPr>
            <w:rFonts w:hint="eastAsia" w:eastAsiaTheme="minorEastAsia"/>
            <w:b/>
            <w:szCs w:val="21"/>
            <w:lang w:val="en-US" w:eastAsia="zh-CN"/>
          </w:rPr>
          <w:t>主要</w:t>
        </w:r>
      </w:ins>
      <w:ins w:id="18" w:author="Liguojian" w:date="2026-09-01T10:03:02Z">
        <w:r>
          <w:rPr>
            <w:rFonts w:hint="eastAsia" w:eastAsiaTheme="minorEastAsia"/>
            <w:b/>
            <w:szCs w:val="21"/>
            <w:lang w:val="en-US" w:eastAsia="zh-CN"/>
          </w:rPr>
          <w:t>示例</w:t>
        </w:r>
      </w:ins>
      <w:ins w:id="19" w:author="Liguojian" w:date="2026-09-01T10:03:04Z">
        <w:r>
          <w:rPr>
            <w:rFonts w:hint="eastAsia" w:eastAsiaTheme="minorEastAsia"/>
            <w:b/>
            <w:szCs w:val="21"/>
            <w:lang w:val="en-US" w:eastAsia="zh-CN"/>
          </w:rPr>
          <w:t>格式，</w:t>
        </w:r>
      </w:ins>
      <w:ins w:id="20" w:author="Liguojian" w:date="2026-09-01T10:03:09Z">
        <w:r>
          <w:rPr>
            <w:rFonts w:hint="eastAsia" w:eastAsiaTheme="minorEastAsia"/>
            <w:b/>
            <w:szCs w:val="21"/>
            <w:lang w:val="en-US" w:eastAsia="zh-CN"/>
          </w:rPr>
          <w:t>有</w:t>
        </w:r>
      </w:ins>
      <w:ins w:id="21" w:author="Liguojian" w:date="2026-09-01T10:03:13Z">
        <w:r>
          <w:rPr>
            <w:rFonts w:hint="eastAsia" w:eastAsiaTheme="minorEastAsia"/>
            <w:b/>
            <w:szCs w:val="21"/>
            <w:lang w:val="en-US" w:eastAsia="zh-CN"/>
          </w:rPr>
          <w:t>少许</w:t>
        </w:r>
      </w:ins>
      <w:ins w:id="22" w:author="Liguojian" w:date="2026-09-01T10:03:14Z">
        <w:r>
          <w:rPr>
            <w:rFonts w:hint="eastAsia" w:eastAsiaTheme="minorEastAsia"/>
            <w:b/>
            <w:szCs w:val="21"/>
            <w:lang w:val="en-US" w:eastAsia="zh-CN"/>
          </w:rPr>
          <w:t>修改</w:t>
        </w:r>
      </w:ins>
    </w:p>
    <w:p>
      <w:pPr>
        <w:autoSpaceDE w:val="0"/>
        <w:autoSpaceDN w:val="0"/>
        <w:adjustRightInd w:val="0"/>
        <w:rPr>
          <w:rFonts w:hint="eastAsia" w:hAnsiTheme="minorEastAsia" w:eastAsiaTheme="minorEastAsia"/>
          <w:b/>
          <w:color w:val="FF0000"/>
          <w:szCs w:val="21"/>
        </w:rPr>
      </w:pPr>
      <w:r>
        <w:rPr>
          <w:rFonts w:eastAsiaTheme="minorEastAsia"/>
          <w:b/>
          <w:szCs w:val="21"/>
        </w:rPr>
        <w:t>A2</w:t>
      </w:r>
      <w:r>
        <w:rPr>
          <w:rFonts w:hAnsiTheme="minorEastAsia" w:eastAsiaTheme="minorEastAsia"/>
          <w:b/>
          <w:szCs w:val="21"/>
        </w:rPr>
        <w:t>型题：</w:t>
      </w:r>
    </w:p>
    <w:p>
      <w:pPr>
        <w:spacing w:line="320" w:lineRule="atLeast"/>
        <w:rPr>
          <w:del w:id="23" w:author="Liguojian" w:date="2026-09-01T09:15:30Z"/>
          <w:rFonts w:hint="eastAsia" w:eastAsia="宋体"/>
          <w:szCs w:val="21"/>
        </w:rPr>
      </w:pPr>
      <w:ins w:id="24" w:author="Liguojian" w:date="2026-09-01T09:16:15Z">
        <w:r>
          <w:rPr>
            <w:rFonts w:eastAsiaTheme="minorEastAsia"/>
            <w:szCs w:val="21"/>
          </w:rPr>
          <w:t>1</w:t>
        </w:r>
      </w:ins>
      <w:ins w:id="25" w:author="Liguojian" w:date="2026-09-01T09:16:15Z">
        <w:r>
          <w:rPr>
            <w:rFonts w:hAnsiTheme="minorEastAsia" w:eastAsiaTheme="minorEastAsia"/>
            <w:szCs w:val="21"/>
          </w:rPr>
          <w:t>．</w:t>
        </w:r>
      </w:ins>
      <w:r>
        <w:rPr>
          <w:rFonts w:hint="eastAsia" w:eastAsia="宋体"/>
          <w:szCs w:val="21"/>
        </w:rPr>
        <w:t>男</w:t>
      </w:r>
      <w:ins w:id="26" w:author="Liguojian" w:date="2026-09-01T09:16:24Z">
        <w:r>
          <w:rPr>
            <w:rFonts w:hint="eastAsia" w:eastAsia="宋体"/>
            <w:szCs w:val="21"/>
            <w:lang w:eastAsia="zh-CN"/>
          </w:rPr>
          <w:t>，</w:t>
        </w:r>
      </w:ins>
      <w:del w:id="27" w:author="Liguojian" w:date="2026-09-01T09:16:04Z">
        <w:r>
          <w:rPr>
            <w:rFonts w:hint="eastAsia" w:eastAsia="宋体"/>
            <w:szCs w:val="21"/>
          </w:rPr>
          <w:delText>，</w:delText>
        </w:r>
      </w:del>
      <w:r>
        <w:rPr>
          <w:rFonts w:hint="eastAsia" w:eastAsia="宋体"/>
          <w:szCs w:val="21"/>
        </w:rPr>
        <w:t>10 岁。</w:t>
      </w:r>
      <w:del w:id="28" w:author="Liguojian" w:date="2026-09-01T09:15:25Z">
        <w:r>
          <w:rPr>
            <w:rFonts w:hint="eastAsia" w:eastAsia="宋体"/>
            <w:szCs w:val="21"/>
          </w:rPr>
          <w:delText>因“</w:delText>
        </w:r>
      </w:del>
      <w:r>
        <w:rPr>
          <w:rFonts w:hint="eastAsia" w:eastAsia="宋体"/>
          <w:szCs w:val="21"/>
        </w:rPr>
        <w:t>发现身体肥胖 1 年</w:t>
      </w:r>
      <w:del w:id="29" w:author="Liguojian" w:date="2026-09-01T09:15:28Z">
        <w:r>
          <w:rPr>
            <w:rFonts w:hint="eastAsia" w:eastAsia="宋体"/>
            <w:szCs w:val="21"/>
          </w:rPr>
          <w:delText>”就诊</w:delText>
        </w:r>
      </w:del>
      <w:r>
        <w:rPr>
          <w:rFonts w:hint="eastAsia" w:eastAsia="宋体"/>
          <w:szCs w:val="21"/>
        </w:rPr>
        <w:t>。</w:t>
      </w:r>
    </w:p>
    <w:p>
      <w:pPr>
        <w:spacing w:line="320" w:lineRule="atLeast"/>
        <w:rPr>
          <w:del w:id="30" w:author="Liguojian" w:date="2026-09-01T09:15:30Z"/>
          <w:rFonts w:hint="eastAsia" w:eastAsia="宋体"/>
          <w:szCs w:val="21"/>
        </w:rPr>
      </w:pPr>
    </w:p>
    <w:p>
      <w:pPr>
        <w:spacing w:line="320" w:lineRule="atLeast"/>
        <w:rPr>
          <w:del w:id="31" w:author="Liguojian" w:date="2026-09-01T09:15:36Z"/>
          <w:rFonts w:hint="eastAsia" w:eastAsia="宋体"/>
          <w:szCs w:val="21"/>
        </w:rPr>
      </w:pPr>
      <w:r>
        <w:rPr>
          <w:rFonts w:hint="eastAsia" w:eastAsia="宋体"/>
          <w:szCs w:val="21"/>
        </w:rPr>
        <w:t>患儿近 1 年来体重增长迅速，食欲旺盛，喜食高糖高脂食物，缺乏运动。</w:t>
      </w:r>
    </w:p>
    <w:p>
      <w:pPr>
        <w:spacing w:line="320" w:lineRule="atLeast"/>
        <w:rPr>
          <w:del w:id="32" w:author="Liguojian" w:date="2026-09-01T09:15:36Z"/>
          <w:rFonts w:hint="eastAsia" w:eastAsia="宋体"/>
          <w:szCs w:val="21"/>
        </w:rPr>
      </w:pPr>
    </w:p>
    <w:p>
      <w:pPr>
        <w:spacing w:line="320" w:lineRule="atLeast"/>
        <w:rPr>
          <w:del w:id="33" w:author="Liguojian" w:date="2026-09-01T09:15:40Z"/>
          <w:rFonts w:hint="eastAsia" w:eastAsia="宋体"/>
          <w:szCs w:val="21"/>
        </w:rPr>
      </w:pPr>
      <w:r>
        <w:rPr>
          <w:rFonts w:hint="eastAsia" w:eastAsia="宋体"/>
          <w:szCs w:val="21"/>
        </w:rPr>
        <w:t>查体：身高</w:t>
      </w:r>
      <w:del w:id="34" w:author="Liguojian" w:date="2026-09-01T09:17:56Z">
        <w:r>
          <w:rPr>
            <w:rFonts w:hint="eastAsia" w:eastAsia="宋体"/>
            <w:szCs w:val="21"/>
          </w:rPr>
          <w:delText xml:space="preserve"> </w:delText>
        </w:r>
      </w:del>
      <w:r>
        <w:rPr>
          <w:rFonts w:hint="eastAsia" w:eastAsia="宋体"/>
          <w:szCs w:val="21"/>
        </w:rPr>
        <w:t>140cm，体重</w:t>
      </w:r>
      <w:del w:id="35" w:author="Liguojian" w:date="2026-09-01T09:17:54Z">
        <w:r>
          <w:rPr>
            <w:rFonts w:hint="eastAsia" w:eastAsia="宋体"/>
            <w:szCs w:val="21"/>
          </w:rPr>
          <w:delText xml:space="preserve"> </w:delText>
        </w:r>
      </w:del>
      <w:r>
        <w:rPr>
          <w:rFonts w:hint="eastAsia" w:eastAsia="宋体"/>
          <w:szCs w:val="21"/>
        </w:rPr>
        <w:t>55kg，BMI 28.3kg/m²，腰围增大，颈后皮肤呈黑棘皮样改变。测血压</w:t>
      </w:r>
      <w:del w:id="36" w:author="Liguojian" w:date="2026-09-01T09:17:49Z">
        <w:r>
          <w:rPr>
            <w:rFonts w:hint="eastAsia" w:eastAsia="宋体"/>
            <w:szCs w:val="21"/>
          </w:rPr>
          <w:delText xml:space="preserve"> </w:delText>
        </w:r>
      </w:del>
      <w:r>
        <w:rPr>
          <w:rFonts w:hint="eastAsia" w:eastAsia="宋体"/>
          <w:szCs w:val="21"/>
        </w:rPr>
        <w:t>135/85mmHg，心、肺听诊未见异常，腹部可触及脂肪堆积。</w:t>
      </w:r>
    </w:p>
    <w:p>
      <w:pPr>
        <w:spacing w:line="320" w:lineRule="atLeast"/>
        <w:rPr>
          <w:del w:id="37" w:author="Liguojian" w:date="2026-09-01T09:15:40Z"/>
          <w:rFonts w:hint="eastAsia" w:eastAsia="宋体"/>
          <w:szCs w:val="21"/>
        </w:rPr>
      </w:pPr>
    </w:p>
    <w:p>
      <w:pPr>
        <w:spacing w:line="320" w:lineRule="atLeast"/>
        <w:rPr>
          <w:del w:id="38" w:author="Liguojian" w:date="2026-09-01T09:15:48Z"/>
          <w:rFonts w:hint="eastAsia" w:eastAsia="宋体"/>
          <w:szCs w:val="21"/>
        </w:rPr>
      </w:pPr>
      <w:r>
        <w:rPr>
          <w:rFonts w:hint="eastAsia" w:eastAsia="宋体"/>
          <w:szCs w:val="21"/>
        </w:rPr>
        <w:t>实验室检查：空腹血糖</w:t>
      </w:r>
      <w:del w:id="39" w:author="Liguojian" w:date="2026-09-01T09:18:05Z">
        <w:r>
          <w:rPr>
            <w:rFonts w:hint="eastAsia" w:eastAsia="宋体"/>
            <w:szCs w:val="21"/>
          </w:rPr>
          <w:delText xml:space="preserve"> </w:delText>
        </w:r>
      </w:del>
      <w:r>
        <w:rPr>
          <w:rFonts w:hint="eastAsia" w:eastAsia="宋体"/>
          <w:szCs w:val="21"/>
        </w:rPr>
        <w:t>5.2mmol/L，甘油三酯</w:t>
      </w:r>
      <w:del w:id="40" w:author="Liguojian" w:date="2026-09-01T09:18:07Z">
        <w:r>
          <w:rPr>
            <w:rFonts w:hint="eastAsia" w:eastAsia="宋体"/>
            <w:szCs w:val="21"/>
          </w:rPr>
          <w:delText xml:space="preserve"> </w:delText>
        </w:r>
      </w:del>
      <w:r>
        <w:rPr>
          <w:rFonts w:hint="eastAsia" w:eastAsia="宋体"/>
          <w:szCs w:val="21"/>
        </w:rPr>
        <w:t>2.5mmol/L，高密度脂蛋白胆固醇 0.9mmol/L。</w:t>
      </w:r>
    </w:p>
    <w:p>
      <w:pPr>
        <w:spacing w:line="320" w:lineRule="atLeast"/>
        <w:rPr>
          <w:del w:id="41" w:author="Liguojian" w:date="2026-09-01T09:15:49Z"/>
          <w:rFonts w:hint="eastAsia" w:eastAsia="宋体"/>
          <w:szCs w:val="21"/>
        </w:rPr>
      </w:pPr>
    </w:p>
    <w:p>
      <w:pPr>
        <w:spacing w:line="320" w:lineRule="atLeast"/>
        <w:rPr>
          <w:rFonts w:eastAsia="宋体"/>
          <w:szCs w:val="21"/>
        </w:rPr>
      </w:pPr>
      <w:r>
        <w:rPr>
          <w:rFonts w:hint="eastAsia" w:eastAsia="宋体"/>
          <w:szCs w:val="21"/>
        </w:rPr>
        <w:t>针对该患儿目前合并的代谢异常，首选的治疗措施是</w:t>
      </w:r>
      <w:del w:id="42" w:author="Liguojian" w:date="2026-09-01T09:15:52Z">
        <w:r>
          <w:rPr>
            <w:rFonts w:hint="eastAsia" w:eastAsia="宋体"/>
            <w:szCs w:val="21"/>
          </w:rPr>
          <w:delText>？</w:delText>
        </w:r>
      </w:del>
    </w:p>
    <w:p>
      <w:pPr>
        <w:spacing w:line="320" w:lineRule="atLeast"/>
        <w:rPr>
          <w:szCs w:val="21"/>
        </w:rPr>
      </w:pPr>
      <w:del w:id="43" w:author="Liguojian" w:date="2026-09-01T09:16:15Z">
        <w:r>
          <w:rPr>
            <w:rFonts w:eastAsiaTheme="minorEastAsia"/>
            <w:szCs w:val="21"/>
          </w:rPr>
          <w:delText>1</w:delText>
        </w:r>
      </w:del>
      <w:del w:id="44" w:author="Liguojian" w:date="2026-09-01T09:16:15Z">
        <w:r>
          <w:rPr>
            <w:rFonts w:hAnsiTheme="minorEastAsia" w:eastAsiaTheme="minorEastAsia"/>
            <w:szCs w:val="21"/>
          </w:rPr>
          <w:delText>．</w:delText>
        </w:r>
      </w:del>
      <w:r>
        <w:rPr>
          <w:szCs w:val="21"/>
        </w:rPr>
        <w:t>A．</w:t>
      </w:r>
      <w:r>
        <w:rPr>
          <w:rFonts w:hint="default" w:ascii="Calibri" w:hAnsi="Calibri" w:eastAsia="宋体" w:cs="Calibri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立即启动降压药物治疗</w:t>
      </w:r>
    </w:p>
    <w:p>
      <w:pPr>
        <w:spacing w:line="320" w:lineRule="atLeast"/>
        <w:rPr>
          <w:szCs w:val="21"/>
        </w:rPr>
      </w:pPr>
      <w:r>
        <w:rPr>
          <w:szCs w:val="21"/>
        </w:rPr>
        <w:t>B．</w:t>
      </w:r>
      <w:r>
        <w:rPr>
          <w:rFonts w:hint="default" w:ascii="Calibri" w:hAnsi="Calibri" w:eastAsia="宋体" w:cs="Calibri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严格限制饮食并增加运动</w:t>
      </w:r>
    </w:p>
    <w:p>
      <w:pPr>
        <w:spacing w:line="320" w:lineRule="atLeast"/>
        <w:rPr>
          <w:szCs w:val="21"/>
        </w:rPr>
      </w:pPr>
      <w:r>
        <w:rPr>
          <w:szCs w:val="21"/>
        </w:rPr>
        <w:t>C．</w:t>
      </w:r>
      <w:r>
        <w:rPr>
          <w:rFonts w:hint="default" w:ascii="Calibri" w:hAnsi="Calibri" w:eastAsia="宋体" w:cs="Calibri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皮下注射胰岛素</w:t>
      </w:r>
    </w:p>
    <w:p>
      <w:pPr>
        <w:spacing w:line="320" w:lineRule="atLeast"/>
        <w:rPr>
          <w:szCs w:val="21"/>
        </w:rPr>
      </w:pPr>
      <w:r>
        <w:rPr>
          <w:szCs w:val="21"/>
        </w:rPr>
        <w:t>D．</w:t>
      </w:r>
      <w:r>
        <w:rPr>
          <w:rFonts w:hint="default" w:ascii="Calibri" w:hAnsi="Calibri" w:eastAsia="宋体" w:cs="Calibri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行腹腔镜下胃袖状切除术</w:t>
      </w:r>
    </w:p>
    <w:p>
      <w:pPr>
        <w:spacing w:line="320" w:lineRule="atLeast"/>
        <w:rPr>
          <w:szCs w:val="21"/>
        </w:rPr>
      </w:pPr>
      <w:r>
        <w:rPr>
          <w:szCs w:val="21"/>
        </w:rPr>
        <w:t>E．</w:t>
      </w:r>
      <w:r>
        <w:rPr>
          <w:rFonts w:hint="default" w:ascii="Calibri" w:hAnsi="Calibri" w:eastAsia="宋体" w:cs="Calibri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长期服用奥利司他胶囊</w:t>
      </w:r>
    </w:p>
    <w:p>
      <w:pPr>
        <w:spacing w:line="320" w:lineRule="atLeast"/>
        <w:rPr>
          <w:rFonts w:hint="eastAsia"/>
          <w:szCs w:val="21"/>
          <w:lang w:val="en-US" w:eastAsia="zh-CN"/>
        </w:rPr>
      </w:pPr>
      <w:r>
        <w:rPr>
          <w:szCs w:val="21"/>
        </w:rPr>
        <w:t>答案：</w:t>
      </w:r>
      <w:r>
        <w:rPr>
          <w:rFonts w:hint="eastAsia"/>
          <w:szCs w:val="21"/>
          <w:lang w:val="en-US" w:eastAsia="zh-CN"/>
        </w:rPr>
        <w:t>B</w:t>
      </w:r>
    </w:p>
    <w:p>
      <w:pPr>
        <w:spacing w:line="320" w:lineRule="atLeast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说明：正确答案为 B。该患儿诊断为单纯性肥胖症，合并高血压及血脂异常等代谢并发症。儿童单纯性肥胖症及其并发症的首选治疗基础是生活方式干预，即限制饮食热量摄入和增加体力活动，这是所有治疗方案的基础和核心。A 项：对于儿童肥胖相关的高血压，若无严重症状或靶器官损害，首选生活方式干预，而非立即用药。C 项：患儿空腹血糖正常，无糖尿病证据，无需胰岛素治疗。D 项：减重手术仅适用于极重度肥胖且伴有严重并发症、经严格生活方式干预无效的大龄青少年，非首选。E 项：奥利司他等减肥药物在儿童中的安全性和有效性数据有限，不作为一线推荐。故选 B。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大纲</w:t>
      </w:r>
      <w:r>
        <w:rPr>
          <w:rFonts w:hint="eastAsia"/>
          <w:szCs w:val="21"/>
          <w:lang w:eastAsia="zh-CN"/>
        </w:rPr>
        <w:t>代码</w:t>
      </w:r>
      <w:r>
        <w:rPr>
          <w:szCs w:val="21"/>
        </w:rPr>
        <w:t>：</w:t>
      </w:r>
      <w:r>
        <w:rPr>
          <w:rFonts w:hint="eastAsia"/>
          <w:szCs w:val="21"/>
        </w:rPr>
        <w:t>110.4.11.4.6.8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预估难度：</w:t>
      </w:r>
      <w:r>
        <w:rPr>
          <w:rFonts w:hint="eastAsia"/>
          <w:szCs w:val="21"/>
        </w:rPr>
        <w:t>0.65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认知层次：</w:t>
      </w:r>
      <w:r>
        <w:rPr>
          <w:rFonts w:hint="eastAsia"/>
          <w:szCs w:val="21"/>
          <w:lang w:eastAsia="zh-CN"/>
        </w:rPr>
        <w:t>综合</w:t>
      </w:r>
      <w:r>
        <w:rPr>
          <w:szCs w:val="21"/>
        </w:rPr>
        <w:t>应用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rFonts w:hint="eastAsia"/>
          <w:szCs w:val="21"/>
        </w:rPr>
        <w:t>考核要点：并发症及其诊断治疗，辅助检查</w:t>
      </w:r>
    </w:p>
    <w:p>
      <w:pPr>
        <w:tabs>
          <w:tab w:val="left" w:pos="3150"/>
        </w:tabs>
        <w:spacing w:line="320" w:lineRule="atLeast"/>
        <w:rPr>
          <w:rFonts w:hint="eastAsia"/>
          <w:szCs w:val="21"/>
        </w:rPr>
      </w:pPr>
      <w:r>
        <w:rPr>
          <w:szCs w:val="21"/>
        </w:rPr>
        <w:t>专业：</w:t>
      </w:r>
      <w:r>
        <w:rPr>
          <w:rFonts w:hint="eastAsia"/>
          <w:szCs w:val="21"/>
          <w:lang w:eastAsia="zh-CN"/>
        </w:rPr>
        <w:t>儿科</w:t>
      </w:r>
    </w:p>
    <w:p>
      <w:pPr>
        <w:tabs>
          <w:tab w:val="left" w:pos="3150"/>
        </w:tabs>
        <w:spacing w:line="320" w:lineRule="atLeast"/>
        <w:rPr>
          <w:ins w:id="45" w:author="Liguojian" w:date="2026-09-01T09:31:22Z"/>
          <w:rFonts w:hint="eastAsia"/>
          <w:szCs w:val="21"/>
        </w:rPr>
      </w:pPr>
      <w:r>
        <w:rPr>
          <w:rFonts w:hint="eastAsia"/>
          <w:szCs w:val="21"/>
        </w:rPr>
        <w:t>系统：</w:t>
      </w:r>
      <w:r>
        <w:rPr>
          <w:rFonts w:hint="eastAsia"/>
          <w:szCs w:val="21"/>
          <w:lang w:eastAsia="zh-CN"/>
        </w:rPr>
        <w:t>代谢内分泌</w:t>
      </w:r>
      <w:r>
        <w:rPr>
          <w:rFonts w:hint="eastAsia"/>
          <w:szCs w:val="21"/>
        </w:rPr>
        <w:t>系统</w:t>
      </w:r>
    </w:p>
    <w:p>
      <w:pPr>
        <w:tabs>
          <w:tab w:val="left" w:pos="3150"/>
        </w:tabs>
        <w:spacing w:line="320" w:lineRule="atLeast"/>
        <w:rPr>
          <w:ins w:id="46" w:author="Liguojian" w:date="2026-09-01T09:58:41Z"/>
          <w:rFonts w:hint="eastAsia"/>
          <w:szCs w:val="21"/>
          <w:lang w:val="en-US" w:eastAsia="zh-CN"/>
        </w:rPr>
      </w:pPr>
      <w:ins w:id="47" w:author="Liguojian" w:date="2026-09-01T09:31:24Z">
        <w:r>
          <w:rPr>
            <w:rFonts w:hint="eastAsia"/>
            <w:szCs w:val="21"/>
            <w:lang w:eastAsia="zh-CN"/>
          </w:rPr>
          <w:t>命题人</w:t>
        </w:r>
      </w:ins>
      <w:ins w:id="48" w:author="Liguojian" w:date="2026-09-01T09:31:25Z">
        <w:r>
          <w:rPr>
            <w:rFonts w:hint="eastAsia"/>
            <w:szCs w:val="21"/>
            <w:lang w:eastAsia="zh-CN"/>
          </w:rPr>
          <w:t>：</w:t>
        </w:r>
      </w:ins>
      <w:ins w:id="49" w:author="Liguojian" w:date="2026-09-01T09:31:31Z">
        <w:r>
          <w:rPr>
            <w:rFonts w:hint="eastAsia"/>
            <w:szCs w:val="21"/>
            <w:lang w:eastAsia="zh-CN"/>
          </w:rPr>
          <w:t>朝阳医院</w:t>
        </w:r>
      </w:ins>
      <w:ins w:id="50" w:author="Liguojian" w:date="2026-09-01T09:31:33Z">
        <w:r>
          <w:rPr>
            <w:rFonts w:hint="eastAsia"/>
            <w:szCs w:val="21"/>
            <w:lang w:val="en-US" w:eastAsia="zh-CN"/>
          </w:rPr>
          <w:t>A</w:t>
        </w:r>
      </w:ins>
      <w:ins w:id="51" w:author="Liguojian" w:date="2026-09-01T09:31:35Z">
        <w:r>
          <w:rPr>
            <w:rFonts w:hint="eastAsia"/>
            <w:szCs w:val="21"/>
            <w:lang w:val="en-US" w:eastAsia="zh-CN"/>
          </w:rPr>
          <w:t>I</w:t>
        </w:r>
      </w:ins>
    </w:p>
    <w:p>
      <w:pPr>
        <w:tabs>
          <w:tab w:val="left" w:pos="3150"/>
        </w:tabs>
        <w:spacing w:line="320" w:lineRule="atLeast"/>
        <w:rPr>
          <w:ins w:id="52" w:author="Liguojian" w:date="2026-09-01T09:50:46Z"/>
          <w:rFonts w:hint="eastAsia"/>
          <w:szCs w:val="21"/>
          <w:lang w:val="en-US" w:eastAsia="zh-CN"/>
        </w:rPr>
      </w:pPr>
    </w:p>
    <w:p>
      <w:pPr>
        <w:tabs>
          <w:tab w:val="left" w:pos="3150"/>
        </w:tabs>
        <w:spacing w:line="320" w:lineRule="atLeast"/>
        <w:rPr>
          <w:ins w:id="53" w:author="Liguojian" w:date="2026-09-01T09:52:34Z"/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45</w:t>
      </w:r>
      <w:ins w:id="54" w:author="Liguojian" w:date="2026-09-01T09:51:13Z">
        <w:r>
          <w:rPr>
            <w:rFonts w:hAnsiTheme="minorEastAsia" w:eastAsiaTheme="minorEastAsia"/>
            <w:szCs w:val="21"/>
          </w:rPr>
          <w:t>．</w:t>
        </w:r>
      </w:ins>
      <w:del w:id="55" w:author="Liguojian" w:date="2026-09-01T09:51:13Z">
        <w:r>
          <w:rPr>
            <w:rFonts w:hint="default"/>
            <w:szCs w:val="21"/>
            <w:lang w:val="en-US" w:eastAsia="zh-CN"/>
          </w:rPr>
          <w:tab/>
        </w:r>
      </w:del>
      <w:del w:id="56" w:author="Liguojian" w:date="2026-09-01T09:51:16Z">
        <w:r>
          <w:rPr>
            <w:rFonts w:hint="default"/>
            <w:szCs w:val="21"/>
            <w:lang w:val="en-US" w:eastAsia="zh-CN"/>
          </w:rPr>
          <w:delText>患者</w:delText>
        </w:r>
      </w:del>
      <w:r>
        <w:rPr>
          <w:rFonts w:hint="default"/>
          <w:szCs w:val="21"/>
          <w:lang w:val="en-US" w:eastAsia="zh-CN"/>
        </w:rPr>
        <w:t>男</w:t>
      </w:r>
      <w:ins w:id="57" w:author="Liguojian" w:date="2026-09-01T09:51:23Z">
        <w:r>
          <w:rPr>
            <w:rFonts w:hint="eastAsia"/>
            <w:szCs w:val="21"/>
            <w:lang w:val="en-US" w:eastAsia="zh-CN"/>
          </w:rPr>
          <w:t>孩</w:t>
        </w:r>
      </w:ins>
      <w:r>
        <w:rPr>
          <w:rFonts w:hint="default"/>
          <w:szCs w:val="21"/>
          <w:lang w:val="en-US" w:eastAsia="zh-CN"/>
        </w:rPr>
        <w:t>，18 个月。</w:t>
      </w:r>
      <w:del w:id="58" w:author="Liguojian" w:date="2026-09-01T09:51:26Z">
        <w:r>
          <w:rPr>
            <w:rFonts w:hint="default"/>
            <w:szCs w:val="21"/>
            <w:lang w:val="en-US" w:eastAsia="zh-CN"/>
          </w:rPr>
          <w:delText>主诉</w:delText>
        </w:r>
      </w:del>
      <w:r>
        <w:rPr>
          <w:rFonts w:hint="default"/>
          <w:szCs w:val="21"/>
          <w:lang w:val="en-US" w:eastAsia="zh-CN"/>
        </w:rPr>
        <w:t>多汗、夜惊、烦躁不安 3 个月。</w:t>
      </w:r>
      <w:del w:id="59" w:author="Liguojian" w:date="2026-09-01T09:51:33Z">
        <w:r>
          <w:rPr>
            <w:rFonts w:hint="default"/>
            <w:szCs w:val="21"/>
            <w:lang w:val="en-US" w:eastAsia="zh-CN"/>
          </w:rPr>
          <w:delText>现病史：患儿系</w:delText>
        </w:r>
      </w:del>
      <w:r>
        <w:rPr>
          <w:rFonts w:hint="default"/>
          <w:szCs w:val="21"/>
          <w:lang w:val="en-US" w:eastAsia="zh-CN"/>
        </w:rPr>
        <w:t>人工喂养，未规律补充维生素 D，户外活动少。近 3 个月症状加重。</w:t>
      </w:r>
      <w:del w:id="60" w:author="Liguojian" w:date="2026-09-01T09:51:40Z">
        <w:r>
          <w:rPr>
            <w:rFonts w:hint="default"/>
            <w:szCs w:val="21"/>
            <w:lang w:val="en-US" w:eastAsia="zh-CN"/>
          </w:rPr>
          <w:delText>既往史：</w:delText>
        </w:r>
      </w:del>
      <w:r>
        <w:rPr>
          <w:rFonts w:hint="default"/>
          <w:szCs w:val="21"/>
          <w:lang w:val="en-US" w:eastAsia="zh-CN"/>
        </w:rPr>
        <w:t>出生顺利，无特殊疾病。查体：T 36.5℃，P 100 次/分，R 24 次/分。前囟 2cm×2cm，方颅（+），肋骨串珠（+），双下肢轻度 O 型腿。辅助检查：血 Ca 稍低，血 P 降低，ALP 升高。</w:t>
      </w:r>
      <w:ins w:id="61" w:author="Liguojian" w:date="2026-09-01T09:52:04Z">
        <w:r>
          <w:rPr>
            <w:rFonts w:hint="eastAsia"/>
            <w:szCs w:val="21"/>
            <w:lang w:val="en-US" w:eastAsia="zh-CN"/>
          </w:rPr>
          <w:t>关节</w:t>
        </w:r>
      </w:ins>
      <w:r>
        <w:rPr>
          <w:rFonts w:hint="default"/>
          <w:szCs w:val="21"/>
          <w:lang w:val="en-US" w:eastAsia="zh-CN"/>
        </w:rPr>
        <w:t>X</w:t>
      </w:r>
      <w:del w:id="62" w:author="Liguojian" w:date="2026-09-01T09:52:12Z">
        <w:r>
          <w:rPr>
            <w:rFonts w:hint="default"/>
            <w:szCs w:val="21"/>
            <w:lang w:val="en-US" w:eastAsia="zh-CN"/>
          </w:rPr>
          <w:delText>-ray</w:delText>
        </w:r>
      </w:del>
      <w:ins w:id="63" w:author="Liguojian" w:date="2026-09-01T09:52:12Z">
        <w:r>
          <w:rPr>
            <w:rFonts w:hint="eastAsia"/>
            <w:szCs w:val="21"/>
            <w:lang w:val="en-US" w:eastAsia="zh-CN"/>
          </w:rPr>
          <w:t>线</w:t>
        </w:r>
      </w:ins>
      <w:ins w:id="64" w:author="Liguojian" w:date="2026-09-01T09:52:15Z">
        <w:r>
          <w:rPr>
            <w:rFonts w:hint="eastAsia"/>
            <w:szCs w:val="21"/>
            <w:lang w:val="en-US" w:eastAsia="zh-CN"/>
          </w:rPr>
          <w:t>片</w:t>
        </w:r>
      </w:ins>
      <w:del w:id="65" w:author="Liguojian" w:date="2026-09-01T09:52:19Z">
        <w:r>
          <w:rPr>
            <w:rFonts w:hint="default"/>
            <w:szCs w:val="21"/>
            <w:lang w:val="en-US" w:eastAsia="zh-CN"/>
          </w:rPr>
          <w:delText xml:space="preserve"> </w:delText>
        </w:r>
      </w:del>
      <w:r>
        <w:rPr>
          <w:rFonts w:hint="default"/>
          <w:szCs w:val="21"/>
          <w:lang w:val="en-US" w:eastAsia="zh-CN"/>
        </w:rPr>
        <w:t>示干骺端临时钙化带模糊，呈毛刷样改变。</w:t>
      </w:r>
      <w:del w:id="66" w:author="Liguojian" w:date="2026-09-01T09:52:31Z">
        <w:r>
          <w:rPr>
            <w:rFonts w:hint="default"/>
            <w:szCs w:val="21"/>
            <w:lang w:val="en-US" w:eastAsia="zh-CN"/>
          </w:rPr>
          <w:delText>该患儿诊断为维生素 D 缺乏性佝偻病激期，</w:delText>
        </w:r>
      </w:del>
      <w:r>
        <w:rPr>
          <w:rFonts w:hint="default"/>
          <w:szCs w:val="21"/>
          <w:lang w:val="en-US" w:eastAsia="zh-CN"/>
        </w:rPr>
        <w:t>最合理的治疗原则是</w:t>
      </w:r>
      <w:del w:id="67" w:author="Liguojian" w:date="2026-09-01T09:52:34Z">
        <w:r>
          <w:rPr>
            <w:rFonts w:hint="default"/>
            <w:szCs w:val="21"/>
            <w:lang w:val="en-US" w:eastAsia="zh-CN"/>
          </w:rPr>
          <w:tab/>
        </w:r>
      </w:del>
    </w:p>
    <w:p>
      <w:pPr>
        <w:tabs>
          <w:tab w:val="left" w:pos="3150"/>
        </w:tabs>
        <w:spacing w:line="320" w:lineRule="atLeast"/>
        <w:rPr>
          <w:ins w:id="68" w:author="Liguojian" w:date="2026-09-01T09:52:45Z"/>
          <w:rFonts w:hint="default"/>
          <w:szCs w:val="21"/>
          <w:lang w:val="en-US" w:eastAsia="zh-CN"/>
        </w:rPr>
      </w:pPr>
      <w:ins w:id="69" w:author="Liguojian" w:date="2026-09-01T09:52:40Z">
        <w:r>
          <w:rPr>
            <w:rFonts w:hint="eastAsia"/>
            <w:szCs w:val="21"/>
            <w:lang w:val="en-US" w:eastAsia="zh-CN"/>
          </w:rPr>
          <w:t>A</w:t>
        </w:r>
      </w:ins>
      <w:ins w:id="70" w:author="Liguojian" w:date="2026-09-01T09:52:42Z">
        <w:r>
          <w:rPr>
            <w:rFonts w:hAnsiTheme="minorEastAsia" w:eastAsiaTheme="minorEastAsia"/>
            <w:szCs w:val="21"/>
          </w:rPr>
          <w:t>．</w:t>
        </w:r>
      </w:ins>
      <w:r>
        <w:rPr>
          <w:rFonts w:hint="default"/>
          <w:szCs w:val="21"/>
          <w:lang w:val="en-US" w:eastAsia="zh-CN"/>
        </w:rPr>
        <w:t>每日口服维生素 D 400～800U，连服 1 个月</w:t>
      </w:r>
      <w:del w:id="71" w:author="Liguojian" w:date="2026-09-01T09:52:45Z">
        <w:r>
          <w:rPr>
            <w:rFonts w:hint="default"/>
            <w:szCs w:val="21"/>
            <w:lang w:val="en-US" w:eastAsia="zh-CN"/>
          </w:rPr>
          <w:tab/>
        </w:r>
      </w:del>
    </w:p>
    <w:p>
      <w:pPr>
        <w:tabs>
          <w:tab w:val="left" w:pos="3150"/>
        </w:tabs>
        <w:spacing w:line="320" w:lineRule="atLeast"/>
        <w:rPr>
          <w:ins w:id="72" w:author="Liguojian" w:date="2026-09-01T09:53:33Z"/>
          <w:rFonts w:hint="default"/>
          <w:szCs w:val="21"/>
          <w:lang w:val="en-US" w:eastAsia="zh-CN"/>
        </w:rPr>
      </w:pPr>
      <w:ins w:id="73" w:author="Liguojian" w:date="2026-09-01T09:52:47Z">
        <w:r>
          <w:rPr>
            <w:rFonts w:hint="eastAsia"/>
            <w:szCs w:val="21"/>
            <w:lang w:val="en-US" w:eastAsia="zh-CN"/>
          </w:rPr>
          <w:t>B</w:t>
        </w:r>
      </w:ins>
      <w:ins w:id="74" w:author="Liguojian" w:date="2026-09-01T09:52:49Z">
        <w:r>
          <w:rPr>
            <w:rFonts w:hAnsiTheme="minorEastAsia" w:eastAsiaTheme="minorEastAsia"/>
            <w:szCs w:val="21"/>
          </w:rPr>
          <w:t>．</w:t>
        </w:r>
      </w:ins>
      <w:r>
        <w:rPr>
          <w:rFonts w:hint="default"/>
          <w:szCs w:val="21"/>
          <w:lang w:val="en-US" w:eastAsia="zh-CN"/>
        </w:rPr>
        <w:t>每日口服维生素 D 2000～4000U，连服 1 个月后改为预防量</w:t>
      </w:r>
      <w:r>
        <w:rPr>
          <w:rFonts w:hint="default"/>
          <w:szCs w:val="21"/>
          <w:lang w:val="en-US" w:eastAsia="zh-CN"/>
        </w:rPr>
        <w:tab/>
      </w:r>
    </w:p>
    <w:p>
      <w:pPr>
        <w:tabs>
          <w:tab w:val="left" w:pos="3150"/>
        </w:tabs>
        <w:spacing w:line="320" w:lineRule="atLeast"/>
        <w:rPr>
          <w:ins w:id="75" w:author="Liguojian" w:date="2026-09-01T09:53:08Z"/>
          <w:rFonts w:hint="default"/>
          <w:szCs w:val="21"/>
          <w:lang w:val="en-US" w:eastAsia="zh-CN"/>
        </w:rPr>
      </w:pPr>
      <w:ins w:id="76" w:author="Liguojian" w:date="2026-09-01T09:53:37Z">
        <w:r>
          <w:rPr>
            <w:rFonts w:hint="eastAsia"/>
            <w:szCs w:val="21"/>
            <w:lang w:val="en-US" w:eastAsia="zh-CN"/>
          </w:rPr>
          <w:t>C</w:t>
        </w:r>
      </w:ins>
      <w:ins w:id="77" w:author="Liguojian" w:date="2026-09-01T09:53:37Z">
        <w:r>
          <w:rPr>
            <w:rFonts w:hAnsiTheme="minorEastAsia" w:eastAsiaTheme="minorEastAsia"/>
            <w:szCs w:val="21"/>
          </w:rPr>
          <w:t>．</w:t>
        </w:r>
      </w:ins>
      <w:r>
        <w:rPr>
          <w:rFonts w:hint="default"/>
          <w:szCs w:val="21"/>
          <w:lang w:val="en-US" w:eastAsia="zh-CN"/>
        </w:rPr>
        <w:t>一次性肌内注射维生素 D3 20 万 U，无需后续治疗</w:t>
      </w:r>
      <w:r>
        <w:rPr>
          <w:rFonts w:hint="default"/>
          <w:szCs w:val="21"/>
          <w:lang w:val="en-US" w:eastAsia="zh-CN"/>
        </w:rPr>
        <w:tab/>
      </w:r>
    </w:p>
    <w:p>
      <w:pPr>
        <w:tabs>
          <w:tab w:val="left" w:pos="3150"/>
        </w:tabs>
        <w:spacing w:line="320" w:lineRule="atLeast"/>
        <w:rPr>
          <w:ins w:id="78" w:author="Liguojian" w:date="2026-09-01T09:53:12Z"/>
          <w:rFonts w:hint="default"/>
          <w:szCs w:val="21"/>
          <w:lang w:val="en-US" w:eastAsia="zh-CN"/>
        </w:rPr>
      </w:pPr>
      <w:ins w:id="79" w:author="Liguojian" w:date="2026-09-01T09:53:39Z">
        <w:r>
          <w:rPr>
            <w:rFonts w:hint="eastAsia"/>
            <w:szCs w:val="21"/>
            <w:lang w:val="en-US" w:eastAsia="zh-CN"/>
          </w:rPr>
          <w:t>D</w:t>
        </w:r>
      </w:ins>
      <w:ins w:id="80" w:author="Liguojian" w:date="2026-09-01T09:53:40Z">
        <w:r>
          <w:rPr>
            <w:rFonts w:hAnsiTheme="minorEastAsia" w:eastAsiaTheme="minorEastAsia"/>
            <w:szCs w:val="21"/>
          </w:rPr>
          <w:t>．</w:t>
        </w:r>
      </w:ins>
      <w:r>
        <w:rPr>
          <w:rFonts w:hint="default"/>
          <w:szCs w:val="21"/>
          <w:lang w:val="en-US" w:eastAsia="zh-CN"/>
        </w:rPr>
        <w:t>每日口服维生素 D 1 万 U，连服 3 个月</w:t>
      </w:r>
      <w:del w:id="81" w:author="Liguojian" w:date="2026-09-01T09:53:12Z">
        <w:r>
          <w:rPr>
            <w:rFonts w:hint="default"/>
            <w:szCs w:val="21"/>
            <w:lang w:val="en-US" w:eastAsia="zh-CN"/>
          </w:rPr>
          <w:tab/>
        </w:r>
      </w:del>
    </w:p>
    <w:p>
      <w:pPr>
        <w:tabs>
          <w:tab w:val="left" w:pos="3150"/>
        </w:tabs>
        <w:spacing w:line="320" w:lineRule="atLeast"/>
        <w:rPr>
          <w:ins w:id="82" w:author="Liguojian" w:date="2026-09-01T09:53:15Z"/>
          <w:rFonts w:hint="default"/>
          <w:szCs w:val="21"/>
          <w:lang w:val="en-US" w:eastAsia="zh-CN"/>
        </w:rPr>
      </w:pPr>
      <w:ins w:id="83" w:author="Liguojian" w:date="2026-09-01T09:53:42Z">
        <w:r>
          <w:rPr>
            <w:rFonts w:hint="eastAsia"/>
            <w:szCs w:val="21"/>
            <w:lang w:val="en-US" w:eastAsia="zh-CN"/>
          </w:rPr>
          <w:t>E</w:t>
        </w:r>
      </w:ins>
      <w:ins w:id="84" w:author="Liguojian" w:date="2026-09-01T09:53:42Z">
        <w:r>
          <w:rPr>
            <w:rFonts w:hAnsiTheme="minorEastAsia" w:eastAsiaTheme="minorEastAsia"/>
            <w:szCs w:val="21"/>
          </w:rPr>
          <w:t>．</w:t>
        </w:r>
      </w:ins>
      <w:r>
        <w:rPr>
          <w:rFonts w:hint="default"/>
          <w:szCs w:val="21"/>
          <w:lang w:val="en-US" w:eastAsia="zh-CN"/>
        </w:rPr>
        <w:t>仅补充钙剂，不补充维生素</w:t>
      </w:r>
      <w:del w:id="85" w:author="Liguojian" w:date="2026-09-01T09:53:15Z">
        <w:r>
          <w:rPr>
            <w:rFonts w:hint="default"/>
            <w:szCs w:val="21"/>
            <w:lang w:val="en-US" w:eastAsia="zh-CN"/>
          </w:rPr>
          <w:delText xml:space="preserve"> </w:delText>
        </w:r>
      </w:del>
    </w:p>
    <w:p>
      <w:pPr>
        <w:spacing w:line="240" w:lineRule="auto"/>
        <w:rPr>
          <w:ins w:id="87" w:author="Liguojian" w:date="2026-09-01T09:56:04Z"/>
          <w:rFonts w:hint="default"/>
          <w:szCs w:val="21"/>
          <w:lang w:val="en-US" w:eastAsia="zh-CN"/>
        </w:rPr>
        <w:pPrChange w:id="86" w:author="Liguojian" w:date="2026-09-01T09:55:27Z">
          <w:pPr>
            <w:tabs>
              <w:tab w:val="left" w:pos="3150"/>
            </w:tabs>
            <w:spacing w:line="320" w:lineRule="atLeast"/>
          </w:pPr>
        </w:pPrChange>
      </w:pPr>
      <w:ins w:id="88" w:author="Liguojian" w:date="2026-09-01T09:55:11Z">
        <w:r>
          <w:rPr>
            <w:szCs w:val="21"/>
          </w:rPr>
          <w:t>答案：</w:t>
        </w:r>
      </w:ins>
      <w:del w:id="89" w:author="Liguojian" w:date="2026-09-01T09:55:59Z">
        <w:r>
          <w:rPr>
            <w:rFonts w:hint="default"/>
            <w:szCs w:val="21"/>
            <w:lang w:val="en-US" w:eastAsia="zh-CN"/>
          </w:rPr>
          <w:delText>D</w:delText>
        </w:r>
      </w:del>
      <w:del w:id="90" w:author="Liguojian" w:date="2026-09-01T09:56:00Z">
        <w:r>
          <w:rPr>
            <w:rFonts w:hint="default"/>
            <w:szCs w:val="21"/>
            <w:lang w:val="en-US" w:eastAsia="zh-CN"/>
          </w:rPr>
          <w:tab/>
        </w:r>
      </w:del>
      <w:r>
        <w:rPr>
          <w:rFonts w:hint="default"/>
          <w:szCs w:val="21"/>
          <w:lang w:val="en-US" w:eastAsia="zh-CN"/>
        </w:rPr>
        <w:t>B</w:t>
      </w:r>
      <w:r>
        <w:rPr>
          <w:rFonts w:hint="default"/>
          <w:szCs w:val="21"/>
          <w:lang w:val="en-US" w:eastAsia="zh-CN"/>
        </w:rPr>
        <w:tab/>
      </w:r>
    </w:p>
    <w:p>
      <w:pPr>
        <w:rPr>
          <w:ins w:id="91" w:author="Liguojian" w:date="2026-09-01T09:56:19Z"/>
          <w:rFonts w:hint="default"/>
          <w:szCs w:val="21"/>
          <w:lang w:val="en-US" w:eastAsia="zh-CN"/>
        </w:rPr>
      </w:pPr>
      <w:ins w:id="92" w:author="Liguojian" w:date="2026-09-01T09:55:57Z">
        <w:r>
          <w:rPr>
            <w:rFonts w:hint="eastAsia"/>
            <w:szCs w:val="21"/>
            <w:lang w:val="en-US" w:eastAsia="zh-CN"/>
          </w:rPr>
          <w:t>说明：</w:t>
        </w:r>
      </w:ins>
      <w:r>
        <w:rPr>
          <w:rFonts w:hint="default"/>
          <w:szCs w:val="21"/>
          <w:lang w:val="en-US" w:eastAsia="zh-CN"/>
        </w:rPr>
        <w:t>正确答案为 B。根据《儿科学》第 9 版教材，维生素 D 缺乏性佝偻病激期的治疗原则以口服为主，每日给予维生素 D 2000～4000U（50～100μg），连服 1 个月后改为预防量（400～800U/d）。干扰项分析：A 选项为预防剂量，适用于健康儿童或恢复期；C 选项大剂量肌注法通常用于重症或无法口服者，且需随访，并非‘无需后续治疗’；D 选项剂量过大，长期服用易致维生素 D 中毒；E 选项佝偻病根本病因是维生素 D 缺乏，单纯补钙无效。</w:t>
      </w:r>
    </w:p>
    <w:p>
      <w:pPr>
        <w:rPr>
          <w:ins w:id="93" w:author="Liguojian" w:date="2026-09-01T09:56:40Z"/>
          <w:rFonts w:hint="default"/>
          <w:szCs w:val="21"/>
          <w:lang w:val="en-US" w:eastAsia="zh-CN"/>
        </w:rPr>
      </w:pPr>
      <w:ins w:id="94" w:author="Liguojian" w:date="2026-09-01T09:56:17Z">
        <w:r>
          <w:rPr>
            <w:szCs w:val="21"/>
          </w:rPr>
          <w:t>大纲</w:t>
        </w:r>
      </w:ins>
      <w:ins w:id="95" w:author="Liguojian" w:date="2026-09-01T09:56:17Z">
        <w:r>
          <w:rPr>
            <w:rFonts w:hint="eastAsia"/>
            <w:szCs w:val="21"/>
            <w:lang w:eastAsia="zh-CN"/>
          </w:rPr>
          <w:t>代码</w:t>
        </w:r>
      </w:ins>
      <w:ins w:id="96" w:author="Liguojian" w:date="2026-09-01T09:56:17Z">
        <w:r>
          <w:rPr>
            <w:szCs w:val="21"/>
          </w:rPr>
          <w:t>：</w:t>
        </w:r>
      </w:ins>
      <w:del w:id="97" w:author="Liguojian" w:date="2026-09-01T09:56:17Z">
        <w:r>
          <w:rPr>
            <w:rFonts w:hint="default"/>
            <w:szCs w:val="21"/>
            <w:lang w:val="en-US" w:eastAsia="zh-CN"/>
          </w:rPr>
          <w:tab/>
        </w:r>
      </w:del>
      <w:r>
        <w:rPr>
          <w:rFonts w:hint="default"/>
          <w:szCs w:val="21"/>
          <w:lang w:val="en-US" w:eastAsia="zh-CN"/>
        </w:rPr>
        <w:t>110.4.11.4.3.6</w:t>
      </w:r>
    </w:p>
    <w:p>
      <w:pPr>
        <w:spacing w:line="240" w:lineRule="auto"/>
        <w:rPr>
          <w:ins w:id="99" w:author="Liguojian" w:date="2026-09-01T09:56:47Z"/>
          <w:rFonts w:hint="default"/>
          <w:szCs w:val="21"/>
          <w:lang w:val="en-US" w:eastAsia="zh-CN"/>
        </w:rPr>
        <w:pPrChange w:id="98" w:author="Liguojian" w:date="2026-09-01T09:56:37Z">
          <w:pPr>
            <w:tabs>
              <w:tab w:val="left" w:pos="3150"/>
            </w:tabs>
            <w:spacing w:line="320" w:lineRule="atLeast"/>
          </w:pPr>
        </w:pPrChange>
      </w:pPr>
      <w:ins w:id="100" w:author="Liguojian" w:date="2026-09-01T09:56:30Z">
        <w:r>
          <w:rPr>
            <w:szCs w:val="21"/>
          </w:rPr>
          <w:t>认知层次：</w:t>
        </w:r>
      </w:ins>
      <w:del w:id="101" w:author="Liguojian" w:date="2026-09-01T09:57:02Z">
        <w:r>
          <w:rPr>
            <w:rFonts w:hint="default"/>
            <w:szCs w:val="21"/>
            <w:lang w:val="en-US" w:eastAsia="zh-CN"/>
          </w:rPr>
          <w:tab/>
        </w:r>
      </w:del>
      <w:del w:id="102" w:author="Liguojian" w:date="2026-09-01T09:57:02Z">
        <w:r>
          <w:rPr>
            <w:rFonts w:hint="default"/>
            <w:szCs w:val="21"/>
            <w:lang w:val="en-US" w:eastAsia="zh-CN"/>
          </w:rPr>
          <w:delText>0.65</w:delText>
        </w:r>
      </w:del>
      <w:del w:id="103" w:author="Liguojian" w:date="2026-09-01T09:57:02Z">
        <w:r>
          <w:rPr>
            <w:rFonts w:hint="default"/>
            <w:szCs w:val="21"/>
            <w:lang w:val="en-US" w:eastAsia="zh-CN"/>
          </w:rPr>
          <w:tab/>
        </w:r>
      </w:del>
      <w:r>
        <w:rPr>
          <w:rFonts w:hint="default"/>
          <w:szCs w:val="21"/>
          <w:lang w:val="en-US" w:eastAsia="zh-CN"/>
        </w:rPr>
        <w:t>简单应用</w:t>
      </w:r>
      <w:del w:id="104" w:author="Liguojian" w:date="2026-09-01T09:56:47Z">
        <w:r>
          <w:rPr>
            <w:rFonts w:hint="default"/>
            <w:szCs w:val="21"/>
            <w:lang w:val="en-US" w:eastAsia="zh-CN"/>
          </w:rPr>
          <w:tab/>
        </w:r>
      </w:del>
    </w:p>
    <w:p>
      <w:pPr>
        <w:rPr>
          <w:ins w:id="105" w:author="Liguojian" w:date="2026-09-01T09:56:47Z"/>
        </w:rPr>
      </w:pPr>
      <w:ins w:id="106" w:author="Liguojian" w:date="2026-09-01T09:57:02Z">
        <w:r>
          <w:rPr>
            <w:szCs w:val="21"/>
          </w:rPr>
          <w:t>预估难度：</w:t>
        </w:r>
      </w:ins>
      <w:ins w:id="107" w:author="Liguojian" w:date="2026-09-01T09:57:02Z">
        <w:r>
          <w:rPr>
            <w:rFonts w:hint="default"/>
            <w:szCs w:val="21"/>
            <w:lang w:val="en-US" w:eastAsia="zh-CN"/>
          </w:rPr>
          <w:t>0.65</w:t>
        </w:r>
      </w:ins>
      <w:ins w:id="108" w:author="Liguojian" w:date="2026-09-01T09:57:02Z">
        <w:r>
          <w:rPr>
            <w:rFonts w:hint="default"/>
            <w:szCs w:val="21"/>
            <w:lang w:val="en-US" w:eastAsia="zh-CN"/>
          </w:rPr>
          <w:tab/>
        </w:r>
      </w:ins>
    </w:p>
    <w:p>
      <w:pPr>
        <w:spacing w:line="240" w:lineRule="auto"/>
        <w:rPr>
          <w:rFonts w:hint="default"/>
          <w:szCs w:val="21"/>
          <w:lang w:val="en-US" w:eastAsia="zh-CN"/>
        </w:rPr>
        <w:pPrChange w:id="109" w:author="Liguojian" w:date="2026-09-01T09:57:12Z">
          <w:pPr>
            <w:tabs>
              <w:tab w:val="left" w:pos="3150"/>
            </w:tabs>
            <w:spacing w:line="320" w:lineRule="atLeast"/>
          </w:pPr>
        </w:pPrChange>
      </w:pPr>
      <w:ins w:id="110" w:author="Liguojian" w:date="2026-09-01T09:56:47Z">
        <w:r>
          <w:rPr>
            <w:rFonts w:hint="eastAsia"/>
            <w:szCs w:val="21"/>
          </w:rPr>
          <w:t>考核要点：</w:t>
        </w:r>
      </w:ins>
      <w:del w:id="111" w:author="Liguojian" w:date="2026-09-01T09:57:18Z">
        <w:r>
          <w:rPr>
            <w:rFonts w:hint="default"/>
            <w:szCs w:val="21"/>
            <w:lang w:val="en-US" w:eastAsia="zh-CN"/>
          </w:rPr>
          <w:delText>维生素 D 缺乏性佝偻病的</w:delText>
        </w:r>
      </w:del>
      <w:r>
        <w:rPr>
          <w:rFonts w:hint="default"/>
          <w:szCs w:val="21"/>
          <w:lang w:val="en-US" w:eastAsia="zh-CN"/>
        </w:rPr>
        <w:t>治疗原则</w:t>
      </w:r>
      <w:ins w:id="112" w:author="Liguojian" w:date="2026-09-01T09:57:29Z">
        <w:r>
          <w:rPr>
            <w:rFonts w:hint="default"/>
            <w:szCs w:val="21"/>
            <w:lang w:val="en-US" w:eastAsia="zh-CN"/>
          </w:rPr>
          <w:t xml:space="preserve"> </w:t>
        </w:r>
      </w:ins>
      <w:del w:id="113" w:author="Liguojian" w:date="2026-09-01T09:57:29Z">
        <w:r>
          <w:rPr>
            <w:rFonts w:hint="default"/>
            <w:szCs w:val="21"/>
            <w:lang w:val="en-US" w:eastAsia="zh-CN"/>
          </w:rPr>
          <w:delText xml:space="preserve"> </w:delText>
        </w:r>
      </w:del>
      <w:r>
        <w:rPr>
          <w:rFonts w:hint="default"/>
          <w:szCs w:val="21"/>
          <w:lang w:val="en-US" w:eastAsia="zh-CN"/>
        </w:rPr>
        <w:t>110.4.11.4.3.6</w:t>
      </w:r>
      <w:r>
        <w:rPr>
          <w:rFonts w:hint="default"/>
          <w:szCs w:val="21"/>
          <w:lang w:val="en-US" w:eastAsia="zh-CN"/>
        </w:rPr>
        <w:tab/>
      </w:r>
      <w:r>
        <w:rPr>
          <w:rFonts w:hint="default"/>
          <w:szCs w:val="21"/>
          <w:lang w:val="en-US" w:eastAsia="zh-CN"/>
        </w:rPr>
        <w:t>十一、</w:t>
      </w:r>
      <w:del w:id="114" w:author="Liguojian" w:date="2026-09-01T09:57:49Z">
        <w:r>
          <w:rPr>
            <w:rFonts w:hint="default"/>
            <w:szCs w:val="21"/>
            <w:lang w:val="en-US" w:eastAsia="zh-CN"/>
          </w:rPr>
          <w:delText>儿科疾病</w:delText>
        </w:r>
      </w:del>
      <w:r>
        <w:rPr>
          <w:rFonts w:hint="default"/>
          <w:szCs w:val="21"/>
          <w:lang w:val="en-US" w:eastAsia="zh-CN"/>
        </w:rPr>
        <w:tab/>
      </w:r>
      <w:r>
        <w:rPr>
          <w:rFonts w:hint="default"/>
          <w:szCs w:val="21"/>
          <w:lang w:val="en-US" w:eastAsia="zh-CN"/>
        </w:rPr>
        <w:t>临床综合</w:t>
      </w:r>
    </w:p>
    <w:p>
      <w:pPr>
        <w:rPr>
          <w:ins w:id="115" w:author="Liguojian" w:date="2026-09-01T09:57:45Z"/>
        </w:rPr>
      </w:pPr>
      <w:ins w:id="116" w:author="Liguojian" w:date="2026-09-01T09:57:45Z">
        <w:r>
          <w:rPr>
            <w:szCs w:val="21"/>
          </w:rPr>
          <w:t>专业：</w:t>
        </w:r>
      </w:ins>
      <w:ins w:id="117" w:author="Liguojian" w:date="2026-09-01T09:57:49Z">
        <w:r>
          <w:rPr>
            <w:rFonts w:hint="default"/>
            <w:szCs w:val="21"/>
            <w:lang w:val="en-US" w:eastAsia="zh-CN"/>
          </w:rPr>
          <w:t>儿科</w:t>
        </w:r>
      </w:ins>
    </w:p>
    <w:p>
      <w:pPr>
        <w:rPr>
          <w:ins w:id="118" w:author="Liguojian" w:date="2026-09-01T09:57:45Z"/>
        </w:rPr>
      </w:pPr>
      <w:ins w:id="119" w:author="Liguojian" w:date="2026-09-01T09:57:45Z">
        <w:r>
          <w:rPr>
            <w:rFonts w:hint="eastAsia"/>
            <w:szCs w:val="21"/>
          </w:rPr>
          <w:t>系统：</w:t>
        </w:r>
      </w:ins>
    </w:p>
    <w:p>
      <w:pPr>
        <w:rPr>
          <w:ins w:id="120" w:author="Liguojian" w:date="2026-09-01T09:57:45Z"/>
        </w:rPr>
      </w:pPr>
      <w:ins w:id="121" w:author="Liguojian" w:date="2026-09-01T09:57:45Z">
        <w:r>
          <w:rPr>
            <w:rFonts w:hint="eastAsia"/>
            <w:szCs w:val="21"/>
            <w:lang w:eastAsia="zh-CN"/>
          </w:rPr>
          <w:t>命题人：</w:t>
        </w:r>
      </w:ins>
      <w:ins w:id="122" w:author="Liguojian" w:date="2026-09-01T09:58:58Z">
        <w:r>
          <w:rPr>
            <w:rFonts w:hint="eastAsia"/>
            <w:szCs w:val="21"/>
            <w:lang w:eastAsia="zh-CN"/>
          </w:rPr>
          <w:t>朝阳医院</w:t>
        </w:r>
      </w:ins>
      <w:ins w:id="123" w:author="Liguojian" w:date="2026-09-01T09:58:58Z">
        <w:r>
          <w:rPr>
            <w:rFonts w:hint="eastAsia"/>
            <w:szCs w:val="21"/>
            <w:lang w:val="en-US" w:eastAsia="zh-CN"/>
          </w:rPr>
          <w:t>AI</w:t>
        </w:r>
      </w:ins>
    </w:p>
    <w:p>
      <w:pPr>
        <w:tabs>
          <w:tab w:val="left" w:pos="3150"/>
        </w:tabs>
        <w:spacing w:line="320" w:lineRule="atLeast"/>
        <w:rPr>
          <w:ins w:id="124" w:author="Liguojian" w:date="2026-09-01T09:31:12Z"/>
          <w:rFonts w:hint="default"/>
          <w:szCs w:val="21"/>
          <w:lang w:val="en-US" w:eastAsia="zh-CN"/>
        </w:rPr>
      </w:pPr>
    </w:p>
    <w:p>
      <w:pPr>
        <w:tabs>
          <w:tab w:val="left" w:pos="3150"/>
        </w:tabs>
        <w:spacing w:line="320" w:lineRule="atLeast"/>
        <w:rPr>
          <w:ins w:id="125" w:author="Liguojian" w:date="2026-09-01T09:31:15Z"/>
          <w:rFonts w:hint="eastAsia"/>
          <w:szCs w:val="21"/>
        </w:rPr>
      </w:pPr>
    </w:p>
    <w:p>
      <w:pPr>
        <w:numPr>
          <w:ilvl w:val="0"/>
          <w:numId w:val="0"/>
        </w:numPr>
        <w:tabs>
          <w:tab w:val="left" w:pos="3150"/>
        </w:tabs>
        <w:spacing w:line="320" w:lineRule="atLeast"/>
        <w:rPr>
          <w:rFonts w:hint="eastAsia" w:hAnsiTheme="minorEastAsia" w:eastAsiaTheme="minorEastAsia"/>
          <w:szCs w:val="21"/>
        </w:rPr>
      </w:pPr>
      <w:r>
        <w:rPr>
          <w:rFonts w:hint="eastAsia" w:eastAsiaTheme="minorEastAsia"/>
          <w:szCs w:val="21"/>
          <w:lang w:val="en-US" w:eastAsia="zh-CN"/>
        </w:rPr>
        <w:t>2285</w:t>
      </w:r>
      <w:ins w:id="126" w:author="Liguojian" w:date="2026-09-01T09:16:15Z">
        <w:r>
          <w:rPr>
            <w:rFonts w:hAnsiTheme="minorEastAsia" w:eastAsiaTheme="minorEastAsia"/>
            <w:szCs w:val="21"/>
          </w:rPr>
          <w:t>．</w:t>
        </w:r>
      </w:ins>
      <w:r>
        <w:rPr>
          <w:rFonts w:hint="eastAsia" w:hAnsiTheme="minorEastAsia" w:eastAsiaTheme="minorEastAsia"/>
          <w:szCs w:val="21"/>
        </w:rPr>
        <w:t>男，26岁。</w:t>
      </w:r>
      <w:del w:id="127" w:author="Liguojian" w:date="2026-09-01T09:33:55Z">
        <w:r>
          <w:rPr>
            <w:rFonts w:hint="eastAsia" w:hAnsiTheme="minorEastAsia" w:eastAsiaTheme="minorEastAsia"/>
            <w:szCs w:val="21"/>
          </w:rPr>
          <w:delText>主诉</w:delText>
        </w:r>
      </w:del>
      <w:r>
        <w:rPr>
          <w:rFonts w:hint="eastAsia" w:hAnsiTheme="minorEastAsia" w:eastAsiaTheme="minorEastAsia"/>
          <w:szCs w:val="21"/>
        </w:rPr>
        <w:t>右膝扭伤伴疼痛、肿胀3小时。</w:t>
      </w:r>
      <w:del w:id="128" w:author="Liguojian" w:date="2026-09-01T09:34:00Z">
        <w:r>
          <w:rPr>
            <w:rFonts w:hint="eastAsia" w:hAnsiTheme="minorEastAsia" w:eastAsiaTheme="minorEastAsia"/>
            <w:szCs w:val="21"/>
          </w:rPr>
          <w:delText>现病史：</w:delText>
        </w:r>
      </w:del>
      <w:r>
        <w:rPr>
          <w:rFonts w:hint="eastAsia" w:hAnsiTheme="minorEastAsia" w:eastAsiaTheme="minorEastAsia"/>
          <w:szCs w:val="21"/>
        </w:rPr>
        <w:t>打篮球落地时膝关节内翻，听到弹响，随即无法负重。既往</w:t>
      </w:r>
      <w:del w:id="129" w:author="Liguojian" w:date="2026-09-01T09:34:17Z">
        <w:r>
          <w:rPr>
            <w:rFonts w:hint="eastAsia" w:hAnsiTheme="minorEastAsia" w:eastAsiaTheme="minorEastAsia"/>
            <w:szCs w:val="21"/>
          </w:rPr>
          <w:delText>史：</w:delText>
        </w:r>
      </w:del>
      <w:r>
        <w:rPr>
          <w:rFonts w:hint="eastAsia" w:hAnsiTheme="minorEastAsia" w:eastAsiaTheme="minorEastAsia"/>
          <w:szCs w:val="21"/>
        </w:rPr>
        <w:t>体健。查体：T 36.5℃，P 80次/分，R 18次/分，BP 120/80mmHg。</w:t>
      </w:r>
      <w:del w:id="130" w:author="Liguojian" w:date="2026-09-01T09:34:34Z">
        <w:r>
          <w:rPr>
            <w:rFonts w:hint="eastAsia" w:hAnsiTheme="minorEastAsia" w:eastAsiaTheme="minorEastAsia"/>
            <w:szCs w:val="21"/>
          </w:rPr>
          <w:delText>专科情况</w:delText>
        </w:r>
      </w:del>
      <w:del w:id="131" w:author="Liguojian" w:date="2026-09-01T09:34:35Z">
        <w:r>
          <w:rPr>
            <w:rFonts w:hint="eastAsia" w:hAnsiTheme="minorEastAsia" w:eastAsiaTheme="minorEastAsia"/>
            <w:szCs w:val="21"/>
          </w:rPr>
          <w:delText>：</w:delText>
        </w:r>
      </w:del>
      <w:r>
        <w:rPr>
          <w:rFonts w:hint="eastAsia" w:hAnsiTheme="minorEastAsia" w:eastAsiaTheme="minorEastAsia"/>
          <w:szCs w:val="21"/>
        </w:rPr>
        <w:t>右膝轻度肿胀，内侧关节间隙压痛阳性，浮髌试验阴性。辅助检查：MRI示右侧膝关节内侧半月板撕裂。</w:t>
      </w:r>
      <w:del w:id="132" w:author="Liguojian" w:date="2026-09-01T09:34:47Z">
        <w:r>
          <w:rPr>
            <w:rFonts w:hint="eastAsia" w:hAnsiTheme="minorEastAsia" w:eastAsiaTheme="minorEastAsia"/>
            <w:szCs w:val="21"/>
          </w:rPr>
          <w:delText>提问：</w:delText>
        </w:r>
      </w:del>
      <w:r>
        <w:rPr>
          <w:rFonts w:hint="eastAsia" w:hAnsiTheme="minorEastAsia" w:eastAsiaTheme="minorEastAsia"/>
          <w:szCs w:val="21"/>
        </w:rPr>
        <w:t>从解剖学角度</w:t>
      </w:r>
      <w:del w:id="133" w:author="Liguojian" w:date="2026-09-01T09:35:59Z">
        <w:r>
          <w:rPr>
            <w:rFonts w:hint="eastAsia" w:hAnsiTheme="minorEastAsia" w:eastAsiaTheme="minorEastAsia"/>
            <w:szCs w:val="21"/>
          </w:rPr>
          <w:delText>分析</w:delText>
        </w:r>
      </w:del>
      <w:ins w:id="134" w:author="Liguojian" w:date="2026-09-01T09:35:59Z">
        <w:r>
          <w:rPr>
            <w:rFonts w:hint="eastAsia" w:hAnsiTheme="minorEastAsia" w:eastAsiaTheme="minorEastAsia"/>
            <w:szCs w:val="21"/>
            <w:lang w:eastAsia="zh-CN"/>
          </w:rPr>
          <w:t>该</w:t>
        </w:r>
      </w:ins>
      <w:ins w:id="135" w:author="Liguojian" w:date="2026-09-01T09:36:02Z">
        <w:r>
          <w:rPr>
            <w:rFonts w:hint="eastAsia" w:hAnsiTheme="minorEastAsia" w:eastAsiaTheme="minorEastAsia"/>
            <w:szCs w:val="21"/>
            <w:lang w:eastAsia="zh-CN"/>
          </w:rPr>
          <w:t>损伤</w:t>
        </w:r>
      </w:ins>
      <w:ins w:id="136" w:author="Liguojian" w:date="2026-09-01T09:36:03Z">
        <w:r>
          <w:rPr>
            <w:rFonts w:hint="eastAsia" w:hAnsiTheme="minorEastAsia" w:eastAsiaTheme="minorEastAsia"/>
            <w:szCs w:val="21"/>
            <w:lang w:eastAsia="zh-CN"/>
          </w:rPr>
          <w:t>部位</w:t>
        </w:r>
      </w:ins>
      <w:del w:id="137" w:author="Liguojian" w:date="2026-09-01T09:36:04Z">
        <w:r>
          <w:rPr>
            <w:rFonts w:hint="eastAsia" w:hAnsiTheme="minorEastAsia" w:eastAsiaTheme="minorEastAsia"/>
            <w:szCs w:val="21"/>
          </w:rPr>
          <w:delText>，</w:delText>
        </w:r>
      </w:del>
      <w:del w:id="138" w:author="Liguojian" w:date="2026-09-01T09:35:11Z">
        <w:r>
          <w:rPr>
            <w:rFonts w:hint="default" w:hAnsiTheme="minorEastAsia" w:eastAsiaTheme="minorEastAsia"/>
            <w:szCs w:val="21"/>
            <w:lang w:val="en-US"/>
          </w:rPr>
          <w:delText>半月板</w:delText>
        </w:r>
      </w:del>
      <w:r>
        <w:rPr>
          <w:rFonts w:hint="eastAsia" w:hAnsiTheme="minorEastAsia" w:eastAsiaTheme="minorEastAsia"/>
          <w:szCs w:val="21"/>
        </w:rPr>
        <w:t>属于</w:t>
      </w:r>
      <w:del w:id="139" w:author="Liguojian" w:date="2026-09-01T09:36:11Z">
        <w:r>
          <w:rPr>
            <w:rFonts w:hint="eastAsia" w:hAnsiTheme="minorEastAsia" w:eastAsiaTheme="minorEastAsia"/>
            <w:szCs w:val="21"/>
          </w:rPr>
          <w:delText>关节的哪种结构？</w:delText>
        </w:r>
      </w:del>
      <w:r>
        <w:rPr>
          <w:rFonts w:hint="eastAsia" w:hAnsiTheme="minorEastAsia" w:eastAsiaTheme="minorEastAsia"/>
          <w:szCs w:val="21"/>
        </w:rPr>
        <w:tab/>
      </w:r>
    </w:p>
    <w:p>
      <w:pPr>
        <w:numPr>
          <w:ilvl w:val="0"/>
          <w:numId w:val="0"/>
        </w:numPr>
        <w:tabs>
          <w:tab w:val="left" w:pos="3150"/>
        </w:tabs>
        <w:spacing w:line="320" w:lineRule="atLeast"/>
        <w:rPr>
          <w:rFonts w:hint="eastAsia" w:hAnsiTheme="minorEastAsia" w:eastAsiaTheme="minorEastAsia"/>
          <w:szCs w:val="21"/>
        </w:rPr>
      </w:pPr>
      <w:ins w:id="140" w:author="Liguojian" w:date="2026-09-01T09:36:53Z">
        <w:r>
          <w:rPr>
            <w:szCs w:val="21"/>
          </w:rPr>
          <w:t>A．</w:t>
        </w:r>
      </w:ins>
      <w:r>
        <w:rPr>
          <w:rFonts w:hint="eastAsia" w:hAnsiTheme="minorEastAsia" w:eastAsiaTheme="minorEastAsia"/>
          <w:szCs w:val="21"/>
        </w:rPr>
        <w:t>关节的基本构造——关节面</w:t>
      </w:r>
      <w:r>
        <w:rPr>
          <w:rFonts w:hint="eastAsia" w:hAnsiTheme="minorEastAsia" w:eastAsiaTheme="minorEastAsia"/>
          <w:szCs w:val="21"/>
        </w:rPr>
        <w:tab/>
      </w:r>
    </w:p>
    <w:p>
      <w:pPr>
        <w:numPr>
          <w:ilvl w:val="0"/>
          <w:numId w:val="0"/>
        </w:numPr>
        <w:tabs>
          <w:tab w:val="left" w:pos="3150"/>
        </w:tabs>
        <w:spacing w:line="320" w:lineRule="atLeast"/>
        <w:rPr>
          <w:rFonts w:hint="eastAsia" w:hAnsiTheme="minorEastAsia" w:eastAsiaTheme="minorEastAsia"/>
          <w:szCs w:val="21"/>
        </w:rPr>
      </w:pPr>
      <w:ins w:id="141" w:author="Liguojian" w:date="2026-09-01T09:37:00Z">
        <w:r>
          <w:rPr>
            <w:szCs w:val="21"/>
          </w:rPr>
          <w:t>B．</w:t>
        </w:r>
      </w:ins>
      <w:r>
        <w:rPr>
          <w:rFonts w:hint="eastAsia" w:hAnsiTheme="minorEastAsia" w:eastAsiaTheme="minorEastAsia"/>
          <w:szCs w:val="21"/>
        </w:rPr>
        <w:t>关节的基本构造——关节囊</w:t>
      </w:r>
      <w:r>
        <w:rPr>
          <w:rFonts w:hint="eastAsia" w:hAnsiTheme="minorEastAsia" w:eastAsiaTheme="minorEastAsia"/>
          <w:szCs w:val="21"/>
        </w:rPr>
        <w:tab/>
      </w:r>
    </w:p>
    <w:p>
      <w:pPr>
        <w:numPr>
          <w:ilvl w:val="0"/>
          <w:numId w:val="0"/>
        </w:numPr>
        <w:tabs>
          <w:tab w:val="left" w:pos="3150"/>
        </w:tabs>
        <w:spacing w:line="320" w:lineRule="atLeast"/>
        <w:rPr>
          <w:rFonts w:hint="eastAsia" w:hAnsiTheme="minorEastAsia" w:eastAsiaTheme="minorEastAsia"/>
          <w:szCs w:val="21"/>
        </w:rPr>
      </w:pPr>
      <w:ins w:id="142" w:author="Liguojian" w:date="2026-09-01T09:37:13Z">
        <w:r>
          <w:rPr>
            <w:szCs w:val="21"/>
          </w:rPr>
          <w:t>C．</w:t>
        </w:r>
      </w:ins>
      <w:r>
        <w:rPr>
          <w:rFonts w:hint="eastAsia" w:hAnsiTheme="minorEastAsia" w:eastAsiaTheme="minorEastAsia"/>
          <w:szCs w:val="21"/>
        </w:rPr>
        <w:t>关节的基本构造——关节腔</w:t>
      </w:r>
      <w:r>
        <w:rPr>
          <w:rFonts w:hint="eastAsia" w:hAnsiTheme="minorEastAsia" w:eastAsiaTheme="minorEastAsia"/>
          <w:szCs w:val="21"/>
        </w:rPr>
        <w:tab/>
      </w:r>
    </w:p>
    <w:p>
      <w:pPr>
        <w:numPr>
          <w:ilvl w:val="0"/>
          <w:numId w:val="0"/>
        </w:numPr>
        <w:tabs>
          <w:tab w:val="left" w:pos="3150"/>
        </w:tabs>
        <w:spacing w:line="320" w:lineRule="atLeast"/>
        <w:rPr>
          <w:rFonts w:hint="eastAsia" w:hAnsiTheme="minorEastAsia" w:eastAsiaTheme="minorEastAsia"/>
          <w:szCs w:val="21"/>
        </w:rPr>
      </w:pPr>
      <w:ins w:id="143" w:author="Liguojian" w:date="2026-09-01T09:37:19Z">
        <w:r>
          <w:rPr>
            <w:rFonts w:hint="eastAsia"/>
            <w:szCs w:val="21"/>
            <w:lang w:val="en-US" w:eastAsia="zh-CN"/>
          </w:rPr>
          <w:t>D</w:t>
        </w:r>
      </w:ins>
      <w:ins w:id="144" w:author="Liguojian" w:date="2026-09-01T09:37:17Z">
        <w:r>
          <w:rPr>
            <w:szCs w:val="21"/>
          </w:rPr>
          <w:t>．</w:t>
        </w:r>
      </w:ins>
      <w:r>
        <w:rPr>
          <w:rFonts w:hint="eastAsia" w:hAnsiTheme="minorEastAsia" w:eastAsiaTheme="minorEastAsia"/>
          <w:szCs w:val="21"/>
        </w:rPr>
        <w:t>关节的辅助结构——韧带</w:t>
      </w:r>
      <w:r>
        <w:rPr>
          <w:rFonts w:hint="eastAsia" w:hAnsiTheme="minorEastAsia" w:eastAsiaTheme="minorEastAsia"/>
          <w:szCs w:val="21"/>
        </w:rPr>
        <w:tab/>
      </w:r>
    </w:p>
    <w:p>
      <w:pPr>
        <w:numPr>
          <w:ilvl w:val="0"/>
          <w:numId w:val="0"/>
        </w:numPr>
        <w:tabs>
          <w:tab w:val="left" w:pos="3150"/>
        </w:tabs>
        <w:spacing w:line="320" w:lineRule="atLeast"/>
        <w:rPr>
          <w:rFonts w:hint="eastAsia" w:hAnsiTheme="minorEastAsia" w:eastAsiaTheme="minorEastAsia"/>
          <w:szCs w:val="21"/>
        </w:rPr>
      </w:pPr>
      <w:ins w:id="145" w:author="Liguojian" w:date="2026-09-01T09:37:24Z">
        <w:r>
          <w:rPr>
            <w:rFonts w:hint="eastAsia"/>
            <w:szCs w:val="21"/>
            <w:lang w:val="en-US" w:eastAsia="zh-CN"/>
          </w:rPr>
          <w:t>E</w:t>
        </w:r>
      </w:ins>
      <w:ins w:id="146" w:author="Liguojian" w:date="2026-09-01T09:37:22Z">
        <w:r>
          <w:rPr>
            <w:szCs w:val="21"/>
          </w:rPr>
          <w:t>．</w:t>
        </w:r>
      </w:ins>
      <w:r>
        <w:rPr>
          <w:rFonts w:hint="eastAsia" w:hAnsiTheme="minorEastAsia" w:eastAsiaTheme="minorEastAsia"/>
          <w:szCs w:val="21"/>
        </w:rPr>
        <w:t>关节的辅助结构——关节盘或半月板</w:t>
      </w:r>
    </w:p>
    <w:p>
      <w:pPr>
        <w:numPr>
          <w:ilvl w:val="0"/>
          <w:numId w:val="0"/>
        </w:numPr>
        <w:tabs>
          <w:tab w:val="left" w:pos="3150"/>
        </w:tabs>
        <w:spacing w:line="320" w:lineRule="atLeast"/>
        <w:rPr>
          <w:ins w:id="147" w:author="Liguojian" w:date="2026-09-01T09:38:13Z"/>
          <w:rFonts w:hint="eastAsia"/>
          <w:szCs w:val="21"/>
          <w:lang w:val="en-US" w:eastAsia="zh-CN"/>
        </w:rPr>
      </w:pPr>
      <w:ins w:id="148" w:author="Liguojian" w:date="2026-09-01T09:37:42Z">
        <w:r>
          <w:rPr>
            <w:szCs w:val="21"/>
          </w:rPr>
          <w:t>答案：</w:t>
        </w:r>
      </w:ins>
      <w:ins w:id="149" w:author="Liguojian" w:date="2026-09-01T09:37:43Z">
        <w:r>
          <w:rPr>
            <w:rFonts w:hint="eastAsia"/>
            <w:szCs w:val="21"/>
            <w:lang w:val="en-US" w:eastAsia="zh-CN"/>
          </w:rPr>
          <w:t>E</w:t>
        </w:r>
      </w:ins>
    </w:p>
    <w:p>
      <w:pPr>
        <w:numPr>
          <w:ilvl w:val="0"/>
          <w:numId w:val="0"/>
        </w:numPr>
        <w:tabs>
          <w:tab w:val="left" w:pos="3150"/>
        </w:tabs>
        <w:spacing w:line="320" w:lineRule="atLeast"/>
        <w:rPr>
          <w:ins w:id="150" w:author="Liguojian" w:date="2026-09-01T09:38:53Z"/>
          <w:rFonts w:hint="eastAsia" w:hAnsiTheme="minorEastAsia" w:eastAsiaTheme="minorEastAsia"/>
          <w:szCs w:val="21"/>
        </w:rPr>
      </w:pPr>
      <w:ins w:id="151" w:author="Liguojian" w:date="2026-09-01T09:37:50Z">
        <w:r>
          <w:rPr>
            <w:rFonts w:hint="eastAsia"/>
            <w:szCs w:val="21"/>
            <w:lang w:val="en-US" w:eastAsia="zh-CN"/>
          </w:rPr>
          <w:t>说明</w:t>
        </w:r>
      </w:ins>
      <w:ins w:id="152" w:author="Liguojian" w:date="2026-09-01T09:37:52Z">
        <w:r>
          <w:rPr>
            <w:rFonts w:hint="eastAsia"/>
            <w:szCs w:val="21"/>
            <w:lang w:val="en-US" w:eastAsia="zh-CN"/>
          </w:rPr>
          <w:t>：</w:t>
        </w:r>
      </w:ins>
      <w:r>
        <w:rPr>
          <w:rFonts w:hint="eastAsia" w:hAnsiTheme="minorEastAsia" w:eastAsiaTheme="minorEastAsia"/>
          <w:szCs w:val="21"/>
        </w:rPr>
        <w:t>正确答案为E。关节的构造分为基本结构和辅助结构。基本结构包括关节面、关节囊和关节腔；辅助结构包括韧带、关节盘（半月板）和滑膜襞等。本例患者MRI显示的半月板是位于股骨和胫骨关节面之间的纤维软骨板，属于关节的辅助结构中的关节盘类结构。干扰项A、B、C均属于关节的基本结构，不符合题意；干扰项D虽然属于辅助结构，但韧带主要起连接骨骼、增强稳定性的作用，与半月板的缓冲和加深关节窝功能不同。</w:t>
      </w:r>
    </w:p>
    <w:p>
      <w:pPr>
        <w:numPr>
          <w:ilvl w:val="0"/>
          <w:numId w:val="0"/>
        </w:numPr>
        <w:tabs>
          <w:tab w:val="left" w:pos="3150"/>
        </w:tabs>
        <w:spacing w:line="320" w:lineRule="atLeast"/>
        <w:rPr>
          <w:ins w:id="153" w:author="Liguojian" w:date="2026-09-01T09:38:54Z"/>
          <w:rFonts w:hint="eastAsia"/>
          <w:szCs w:val="21"/>
          <w:lang w:val="en-US" w:eastAsia="zh-CN"/>
        </w:rPr>
      </w:pPr>
      <w:ins w:id="154" w:author="Liguojian" w:date="2026-09-01T09:38:54Z">
        <w:r>
          <w:rPr>
            <w:szCs w:val="21"/>
          </w:rPr>
          <w:t>大纲</w:t>
        </w:r>
      </w:ins>
      <w:ins w:id="155" w:author="Liguojian" w:date="2026-09-01T09:38:54Z">
        <w:r>
          <w:rPr>
            <w:rFonts w:hint="eastAsia"/>
            <w:szCs w:val="21"/>
            <w:lang w:eastAsia="zh-CN"/>
          </w:rPr>
          <w:t>代码</w:t>
        </w:r>
      </w:ins>
      <w:ins w:id="156" w:author="Liguojian" w:date="2026-09-01T09:38:54Z">
        <w:r>
          <w:rPr>
            <w:szCs w:val="21"/>
          </w:rPr>
          <w:t>：</w:t>
        </w:r>
      </w:ins>
      <w:ins w:id="157" w:author="Liguojian" w:date="2026-09-01T09:38:54Z">
        <w:r>
          <w:rPr>
            <w:rFonts w:hint="eastAsia"/>
            <w:szCs w:val="21"/>
            <w:lang w:val="en-US" w:eastAsia="zh-CN"/>
          </w:rPr>
          <w:t>110.2.1.1.1.2</w:t>
        </w:r>
      </w:ins>
    </w:p>
    <w:p>
      <w:pPr>
        <w:numPr>
          <w:ilvl w:val="0"/>
          <w:numId w:val="0"/>
        </w:numPr>
        <w:tabs>
          <w:tab w:val="left" w:pos="3150"/>
        </w:tabs>
        <w:spacing w:line="320" w:lineRule="atLeast"/>
        <w:rPr>
          <w:ins w:id="158" w:author="Liguojian" w:date="2026-09-01T09:38:54Z"/>
          <w:rFonts w:hint="eastAsia"/>
          <w:szCs w:val="21"/>
          <w:lang w:val="en-US" w:eastAsia="zh-CN"/>
        </w:rPr>
      </w:pPr>
      <w:ins w:id="159" w:author="Liguojian" w:date="2026-09-01T09:38:54Z">
        <w:r>
          <w:rPr>
            <w:szCs w:val="21"/>
          </w:rPr>
          <w:t>预估难度：</w:t>
        </w:r>
      </w:ins>
      <w:ins w:id="160" w:author="Liguojian" w:date="2026-09-01T09:38:54Z">
        <w:r>
          <w:rPr>
            <w:rFonts w:hint="eastAsia"/>
            <w:szCs w:val="21"/>
            <w:lang w:val="en-US" w:eastAsia="zh-CN"/>
          </w:rPr>
          <w:t>0.60</w:t>
        </w:r>
      </w:ins>
    </w:p>
    <w:p>
      <w:pPr>
        <w:numPr>
          <w:ilvl w:val="0"/>
          <w:numId w:val="0"/>
        </w:numPr>
        <w:tabs>
          <w:tab w:val="left" w:pos="3150"/>
        </w:tabs>
        <w:spacing w:line="320" w:lineRule="atLeast"/>
        <w:rPr>
          <w:ins w:id="161" w:author="Liguojian" w:date="2026-09-01T09:38:54Z"/>
          <w:rFonts w:hint="eastAsia"/>
          <w:szCs w:val="21"/>
          <w:lang w:val="en-US" w:eastAsia="zh-CN"/>
        </w:rPr>
      </w:pPr>
      <w:ins w:id="162" w:author="Liguojian" w:date="2026-09-01T09:38:54Z">
        <w:r>
          <w:rPr>
            <w:szCs w:val="21"/>
          </w:rPr>
          <w:t>认知层次：</w:t>
        </w:r>
      </w:ins>
      <w:ins w:id="163" w:author="Liguojian" w:date="2026-09-01T09:39:09Z">
        <w:r>
          <w:rPr>
            <w:rFonts w:hint="eastAsia"/>
            <w:szCs w:val="21"/>
            <w:lang w:eastAsia="zh-CN"/>
          </w:rPr>
          <w:t>理解</w:t>
        </w:r>
      </w:ins>
    </w:p>
    <w:p>
      <w:pPr>
        <w:tabs>
          <w:tab w:val="left" w:pos="3150"/>
        </w:tabs>
        <w:spacing w:line="320" w:lineRule="atLeast"/>
        <w:rPr>
          <w:ins w:id="164" w:author="Liguojian" w:date="2026-09-01T09:39:06Z"/>
          <w:rFonts w:hint="eastAsia" w:eastAsia="宋体"/>
          <w:szCs w:val="21"/>
          <w:lang w:eastAsia="zh-CN"/>
        </w:rPr>
      </w:pPr>
      <w:ins w:id="165" w:author="Liguojian" w:date="2026-09-01T09:39:06Z">
        <w:r>
          <w:rPr>
            <w:rFonts w:hint="eastAsia"/>
            <w:szCs w:val="21"/>
          </w:rPr>
          <w:t>考核要点：并</w:t>
        </w:r>
      </w:ins>
      <w:ins w:id="166" w:author="Liguojian" w:date="2026-09-01T09:39:22Z">
        <w:r>
          <w:rPr>
            <w:rFonts w:hint="eastAsia"/>
            <w:szCs w:val="21"/>
          </w:rPr>
          <w:t>病因与发病机制</w:t>
        </w:r>
      </w:ins>
      <w:ins w:id="167" w:author="Liguojian" w:date="2026-09-01T09:39:25Z">
        <w:r>
          <w:rPr>
            <w:rFonts w:hint="eastAsia"/>
            <w:szCs w:val="21"/>
            <w:lang w:eastAsia="zh-CN"/>
          </w:rPr>
          <w:t>，</w:t>
        </w:r>
      </w:ins>
      <w:ins w:id="168" w:author="Liguojian" w:date="2026-09-01T09:39:33Z">
        <w:r>
          <w:rPr>
            <w:rFonts w:hint="eastAsia"/>
            <w:szCs w:val="21"/>
          </w:rPr>
          <w:t>诊断与鉴别诊断</w:t>
        </w:r>
      </w:ins>
    </w:p>
    <w:p>
      <w:pPr>
        <w:tabs>
          <w:tab w:val="left" w:pos="3150"/>
        </w:tabs>
        <w:spacing w:line="320" w:lineRule="atLeast"/>
        <w:rPr>
          <w:ins w:id="169" w:author="Liguojian" w:date="2026-09-01T09:39:06Z"/>
          <w:rFonts w:hint="eastAsia"/>
          <w:szCs w:val="21"/>
        </w:rPr>
      </w:pPr>
      <w:ins w:id="170" w:author="Liguojian" w:date="2026-09-01T09:39:06Z">
        <w:r>
          <w:rPr>
            <w:szCs w:val="21"/>
          </w:rPr>
          <w:t>专业：</w:t>
        </w:r>
      </w:ins>
      <w:ins w:id="171" w:author="Liguojian" w:date="2026-09-01T09:39:38Z">
        <w:r>
          <w:rPr>
            <w:rFonts w:hint="eastAsia"/>
            <w:szCs w:val="21"/>
            <w:lang w:eastAsia="zh-CN"/>
          </w:rPr>
          <w:t>骨科</w:t>
        </w:r>
      </w:ins>
    </w:p>
    <w:p>
      <w:pPr>
        <w:tabs>
          <w:tab w:val="left" w:pos="3150"/>
        </w:tabs>
        <w:spacing w:line="320" w:lineRule="atLeast"/>
        <w:rPr>
          <w:ins w:id="172" w:author="Liguojian" w:date="2026-09-01T09:39:06Z"/>
          <w:rFonts w:hint="eastAsia"/>
          <w:szCs w:val="21"/>
        </w:rPr>
      </w:pPr>
      <w:ins w:id="173" w:author="Liguojian" w:date="2026-09-01T09:39:06Z">
        <w:r>
          <w:rPr>
            <w:rFonts w:hint="eastAsia"/>
            <w:szCs w:val="21"/>
          </w:rPr>
          <w:t>系统：</w:t>
        </w:r>
      </w:ins>
      <w:ins w:id="174" w:author="Liguojian" w:date="2026-09-01T09:39:47Z">
        <w:r>
          <w:rPr>
            <w:rFonts w:hint="eastAsia"/>
            <w:szCs w:val="21"/>
            <w:lang w:eastAsia="zh-CN"/>
          </w:rPr>
          <w:t>运动</w:t>
        </w:r>
      </w:ins>
      <w:ins w:id="175" w:author="Liguojian" w:date="2026-09-01T09:39:06Z">
        <w:r>
          <w:rPr>
            <w:rFonts w:hint="eastAsia"/>
            <w:szCs w:val="21"/>
          </w:rPr>
          <w:t>系统</w:t>
        </w:r>
      </w:ins>
    </w:p>
    <w:p>
      <w:pPr>
        <w:tabs>
          <w:tab w:val="left" w:pos="3150"/>
        </w:tabs>
        <w:spacing w:line="320" w:lineRule="atLeast"/>
        <w:rPr>
          <w:ins w:id="176" w:author="Liguojian" w:date="2026-09-01T09:39:06Z"/>
          <w:rFonts w:hint="default" w:eastAsia="宋体"/>
          <w:szCs w:val="21"/>
          <w:lang w:val="en-US" w:eastAsia="zh-CN"/>
        </w:rPr>
      </w:pPr>
      <w:ins w:id="177" w:author="Liguojian" w:date="2026-09-01T09:39:06Z">
        <w:r>
          <w:rPr>
            <w:rFonts w:hint="eastAsia"/>
            <w:szCs w:val="21"/>
            <w:lang w:eastAsia="zh-CN"/>
          </w:rPr>
          <w:t>命题人：朝阳医院</w:t>
        </w:r>
      </w:ins>
      <w:ins w:id="178" w:author="Liguojian" w:date="2026-09-01T09:39:06Z">
        <w:r>
          <w:rPr>
            <w:rFonts w:hint="eastAsia"/>
            <w:szCs w:val="21"/>
            <w:lang w:val="en-US" w:eastAsia="zh-CN"/>
          </w:rPr>
          <w:t>AI</w:t>
        </w:r>
      </w:ins>
    </w:p>
    <w:p>
      <w:pPr>
        <w:numPr>
          <w:ilvl w:val="0"/>
          <w:numId w:val="0"/>
        </w:numPr>
        <w:tabs>
          <w:tab w:val="left" w:pos="3150"/>
        </w:tabs>
        <w:spacing w:line="320" w:lineRule="atLeast"/>
        <w:rPr>
          <w:rFonts w:hint="eastAsia" w:hAnsiTheme="minorEastAsia" w:eastAsiaTheme="minorEastAsia"/>
          <w:szCs w:val="21"/>
        </w:rPr>
      </w:pPr>
    </w:p>
    <w:p>
      <w:pPr>
        <w:tabs>
          <w:tab w:val="left" w:pos="3150"/>
        </w:tabs>
        <w:spacing w:line="320" w:lineRule="atLeast"/>
        <w:rPr>
          <w:rFonts w:hint="eastAsia"/>
          <w:szCs w:val="21"/>
        </w:rPr>
      </w:pPr>
    </w:p>
    <w:p>
      <w:pPr>
        <w:tabs>
          <w:tab w:val="left" w:pos="3150"/>
        </w:tabs>
        <w:spacing w:line="320" w:lineRule="atLeast"/>
        <w:rPr>
          <w:ins w:id="179" w:author="Liguojian" w:date="2026-09-01T09:43:33Z"/>
          <w:rFonts w:hint="eastAsia"/>
          <w:szCs w:val="21"/>
        </w:rPr>
      </w:pPr>
      <w:r>
        <w:rPr>
          <w:rFonts w:hint="eastAsia"/>
          <w:szCs w:val="21"/>
        </w:rPr>
        <w:t>2289</w:t>
      </w:r>
      <w:ins w:id="180" w:author="Liguojian" w:date="2026-09-01T09:42:35Z">
        <w:r>
          <w:rPr>
            <w:szCs w:val="21"/>
          </w:rPr>
          <w:t>．</w:t>
        </w:r>
      </w:ins>
      <w:del w:id="181" w:author="Liguojian" w:date="2026-09-01T09:42:35Z">
        <w:r>
          <w:rPr>
            <w:rFonts w:hint="eastAsia"/>
            <w:szCs w:val="21"/>
          </w:rPr>
          <w:tab/>
        </w:r>
      </w:del>
      <w:r>
        <w:rPr>
          <w:rFonts w:hint="eastAsia"/>
          <w:szCs w:val="21"/>
        </w:rPr>
        <w:t>男，23岁</w:t>
      </w:r>
      <w:del w:id="182" w:author="Liguojian" w:date="2026-09-01T09:42:39Z">
        <w:r>
          <w:rPr>
            <w:rFonts w:hint="eastAsia"/>
            <w:szCs w:val="21"/>
          </w:rPr>
          <w:delText>（一般情况）</w:delText>
        </w:r>
      </w:del>
      <w:r>
        <w:rPr>
          <w:rFonts w:hint="eastAsia"/>
          <w:szCs w:val="21"/>
        </w:rPr>
        <w:t>。反复上腹痛3年，黑便1天</w:t>
      </w:r>
      <w:del w:id="183" w:author="Liguojian" w:date="2026-09-01T09:42:43Z">
        <w:r>
          <w:rPr>
            <w:rFonts w:hint="eastAsia"/>
            <w:szCs w:val="21"/>
          </w:rPr>
          <w:delText>（主诉：主要症状或体征+时间）</w:delText>
        </w:r>
      </w:del>
      <w:r>
        <w:rPr>
          <w:rFonts w:hint="eastAsia"/>
          <w:szCs w:val="21"/>
        </w:rPr>
        <w:t>。多于空腹、夜间出现剑突下隐痛，伴反酸、嗳气，进食可缓解，未曾正规治疗，昨日解黑便3次，量约100g，无心悸、头晕</w:t>
      </w:r>
      <w:del w:id="184" w:author="Liguojian" w:date="2026-09-01T09:43:05Z">
        <w:r>
          <w:rPr>
            <w:rFonts w:hint="eastAsia"/>
            <w:szCs w:val="21"/>
          </w:rPr>
          <w:delText>（现病史）</w:delText>
        </w:r>
      </w:del>
      <w:r>
        <w:rPr>
          <w:rFonts w:hint="eastAsia"/>
          <w:szCs w:val="21"/>
        </w:rPr>
        <w:t>。既往体健</w:t>
      </w:r>
      <w:del w:id="185" w:author="Liguojian" w:date="2026-09-01T09:43:09Z">
        <w:r>
          <w:rPr>
            <w:rFonts w:hint="eastAsia"/>
            <w:szCs w:val="21"/>
          </w:rPr>
          <w:delText>（既往史）</w:delText>
        </w:r>
      </w:del>
      <w:r>
        <w:rPr>
          <w:rFonts w:hint="eastAsia"/>
          <w:szCs w:val="21"/>
        </w:rPr>
        <w:t>。查体：T 37℃，P 96次/分，R 18次/分，BP 100/70mmHg</w:t>
      </w:r>
      <w:del w:id="186" w:author="Liguojian" w:date="2026-09-01T09:43:17Z">
        <w:r>
          <w:rPr>
            <w:rFonts w:hint="eastAsia"/>
            <w:szCs w:val="21"/>
          </w:rPr>
          <w:delText>（生命征）</w:delText>
        </w:r>
      </w:del>
      <w:r>
        <w:rPr>
          <w:rFonts w:hint="eastAsia"/>
          <w:szCs w:val="21"/>
        </w:rPr>
        <w:t>。双肺听诊未见异常，心率96次/分，律齐，腹软，剑突下轻压痛，肝脾肋下未触及</w:t>
      </w:r>
      <w:del w:id="187" w:author="Liguojian" w:date="2026-09-01T09:43:22Z">
        <w:r>
          <w:rPr>
            <w:rFonts w:hint="eastAsia"/>
            <w:szCs w:val="21"/>
          </w:rPr>
          <w:delText>（查体）</w:delText>
        </w:r>
      </w:del>
      <w:r>
        <w:rPr>
          <w:rFonts w:hint="eastAsia"/>
          <w:szCs w:val="21"/>
        </w:rPr>
        <w:t>。辅助检查：血Hb 110g/L，RBC 3.0×10¹²/L，粪隐血（+++）。该患者最可能的诊断是</w:t>
      </w:r>
      <w:del w:id="188" w:author="Liguojian" w:date="2026-09-01T09:43:33Z">
        <w:r>
          <w:rPr>
            <w:rFonts w:hint="eastAsia"/>
            <w:szCs w:val="21"/>
          </w:rPr>
          <w:tab/>
        </w:r>
      </w:del>
    </w:p>
    <w:p>
      <w:pPr>
        <w:tabs>
          <w:tab w:val="left" w:pos="3150"/>
        </w:tabs>
        <w:spacing w:line="320" w:lineRule="atLeast"/>
        <w:rPr>
          <w:ins w:id="189" w:author="Liguojian" w:date="2026-09-01T09:43:52Z"/>
          <w:rFonts w:hint="eastAsia"/>
          <w:szCs w:val="21"/>
        </w:rPr>
      </w:pPr>
      <w:ins w:id="190" w:author="Liguojian" w:date="2026-09-01T09:43:47Z">
        <w:r>
          <w:rPr>
            <w:szCs w:val="21"/>
          </w:rPr>
          <w:t>A．</w:t>
        </w:r>
      </w:ins>
      <w:r>
        <w:rPr>
          <w:rFonts w:hint="eastAsia"/>
          <w:szCs w:val="21"/>
        </w:rPr>
        <w:t>反流性食管炎</w:t>
      </w:r>
      <w:del w:id="191" w:author="Liguojian" w:date="2026-09-01T09:43:52Z">
        <w:r>
          <w:rPr>
            <w:rFonts w:hint="eastAsia"/>
            <w:szCs w:val="21"/>
          </w:rPr>
          <w:tab/>
        </w:r>
      </w:del>
    </w:p>
    <w:p>
      <w:pPr>
        <w:tabs>
          <w:tab w:val="left" w:pos="3150"/>
        </w:tabs>
        <w:spacing w:line="320" w:lineRule="atLeast"/>
        <w:rPr>
          <w:ins w:id="192" w:author="Liguojian" w:date="2026-09-01T09:43:59Z"/>
          <w:rFonts w:hint="eastAsia"/>
          <w:szCs w:val="21"/>
        </w:rPr>
      </w:pPr>
      <w:ins w:id="193" w:author="Liguojian" w:date="2026-09-01T09:43:57Z">
        <w:r>
          <w:rPr>
            <w:rFonts w:hint="eastAsia"/>
            <w:szCs w:val="21"/>
            <w:lang w:val="en-US" w:eastAsia="zh-CN"/>
          </w:rPr>
          <w:t>B</w:t>
        </w:r>
      </w:ins>
      <w:ins w:id="194" w:author="Liguojian" w:date="2026-09-01T09:43:54Z">
        <w:r>
          <w:rPr>
            <w:szCs w:val="21"/>
          </w:rPr>
          <w:t>．</w:t>
        </w:r>
      </w:ins>
      <w:r>
        <w:rPr>
          <w:rFonts w:hint="eastAsia"/>
          <w:szCs w:val="21"/>
        </w:rPr>
        <w:t>糜烂出血性胃炎</w:t>
      </w:r>
      <w:del w:id="195" w:author="Liguojian" w:date="2026-09-01T09:43:59Z">
        <w:r>
          <w:rPr>
            <w:rFonts w:hint="eastAsia"/>
            <w:szCs w:val="21"/>
          </w:rPr>
          <w:tab/>
        </w:r>
      </w:del>
    </w:p>
    <w:p>
      <w:pPr>
        <w:tabs>
          <w:tab w:val="left" w:pos="3150"/>
        </w:tabs>
        <w:spacing w:line="320" w:lineRule="atLeast"/>
        <w:rPr>
          <w:ins w:id="196" w:author="Liguojian" w:date="2026-09-01T09:44:07Z"/>
          <w:rFonts w:hint="eastAsia"/>
          <w:szCs w:val="21"/>
        </w:rPr>
      </w:pPr>
      <w:ins w:id="197" w:author="Liguojian" w:date="2026-09-01T09:44:01Z">
        <w:r>
          <w:rPr>
            <w:rFonts w:hint="eastAsia"/>
            <w:szCs w:val="21"/>
            <w:lang w:val="en-US" w:eastAsia="zh-CN"/>
          </w:rPr>
          <w:t>C</w:t>
        </w:r>
      </w:ins>
      <w:ins w:id="198" w:author="Liguojian" w:date="2026-09-01T09:44:05Z">
        <w:r>
          <w:rPr>
            <w:szCs w:val="21"/>
          </w:rPr>
          <w:t>．</w:t>
        </w:r>
      </w:ins>
      <w:r>
        <w:rPr>
          <w:rFonts w:hint="eastAsia"/>
          <w:szCs w:val="21"/>
        </w:rPr>
        <w:t>胃溃疡并出血</w:t>
      </w:r>
      <w:del w:id="199" w:author="Liguojian" w:date="2026-09-01T09:44:07Z">
        <w:r>
          <w:rPr>
            <w:rFonts w:hint="eastAsia"/>
            <w:szCs w:val="21"/>
          </w:rPr>
          <w:tab/>
        </w:r>
      </w:del>
    </w:p>
    <w:p>
      <w:pPr>
        <w:tabs>
          <w:tab w:val="left" w:pos="3150"/>
        </w:tabs>
        <w:spacing w:line="320" w:lineRule="atLeast"/>
        <w:rPr>
          <w:ins w:id="200" w:author="Liguojian" w:date="2026-09-01T09:44:12Z"/>
          <w:rFonts w:hint="eastAsia"/>
          <w:szCs w:val="21"/>
        </w:rPr>
      </w:pPr>
      <w:ins w:id="201" w:author="Liguojian" w:date="2026-09-01T09:44:09Z">
        <w:r>
          <w:rPr>
            <w:rFonts w:hint="eastAsia"/>
            <w:szCs w:val="21"/>
            <w:lang w:val="en-US" w:eastAsia="zh-CN"/>
          </w:rPr>
          <w:t>D</w:t>
        </w:r>
      </w:ins>
      <w:ins w:id="202" w:author="Liguojian" w:date="2026-09-01T09:44:08Z">
        <w:r>
          <w:rPr>
            <w:szCs w:val="21"/>
          </w:rPr>
          <w:t>．</w:t>
        </w:r>
      </w:ins>
      <w:r>
        <w:rPr>
          <w:rFonts w:hint="eastAsia"/>
          <w:szCs w:val="21"/>
        </w:rPr>
        <w:t>十二指肠溃疡并出血</w:t>
      </w:r>
      <w:del w:id="203" w:author="Liguojian" w:date="2026-09-01T09:44:12Z">
        <w:r>
          <w:rPr>
            <w:rFonts w:hint="eastAsia"/>
            <w:szCs w:val="21"/>
          </w:rPr>
          <w:tab/>
        </w:r>
      </w:del>
    </w:p>
    <w:p>
      <w:pPr>
        <w:tabs>
          <w:tab w:val="left" w:pos="3150"/>
        </w:tabs>
        <w:spacing w:line="320" w:lineRule="atLeast"/>
        <w:rPr>
          <w:ins w:id="204" w:author="Liguojian" w:date="2026-09-01T09:44:16Z"/>
          <w:rFonts w:hint="eastAsia"/>
          <w:szCs w:val="21"/>
        </w:rPr>
      </w:pPr>
      <w:ins w:id="205" w:author="Liguojian" w:date="2026-09-01T09:44:13Z">
        <w:r>
          <w:rPr>
            <w:rFonts w:hint="eastAsia"/>
            <w:szCs w:val="21"/>
            <w:lang w:val="en-US" w:eastAsia="zh-CN"/>
          </w:rPr>
          <w:t>E</w:t>
        </w:r>
      </w:ins>
      <w:ins w:id="206" w:author="Liguojian" w:date="2026-09-01T09:44:14Z">
        <w:r>
          <w:rPr>
            <w:szCs w:val="21"/>
          </w:rPr>
          <w:t>．</w:t>
        </w:r>
      </w:ins>
      <w:r>
        <w:rPr>
          <w:rFonts w:hint="eastAsia"/>
          <w:szCs w:val="21"/>
        </w:rPr>
        <w:t>胆道出血</w:t>
      </w:r>
      <w:del w:id="207" w:author="Liguojian" w:date="2026-09-01T09:44:16Z">
        <w:r>
          <w:rPr>
            <w:rFonts w:hint="eastAsia"/>
            <w:szCs w:val="21"/>
          </w:rPr>
          <w:tab/>
        </w:r>
      </w:del>
    </w:p>
    <w:p>
      <w:pPr>
        <w:tabs>
          <w:tab w:val="left" w:pos="3150"/>
        </w:tabs>
        <w:spacing w:line="320" w:lineRule="atLeast"/>
        <w:rPr>
          <w:ins w:id="208" w:author="Liguojian" w:date="2026-09-01T09:44:49Z"/>
          <w:rFonts w:hint="eastAsia"/>
          <w:szCs w:val="21"/>
        </w:rPr>
      </w:pPr>
      <w:ins w:id="209" w:author="Liguojian" w:date="2026-09-01T09:44:36Z">
        <w:r>
          <w:rPr>
            <w:szCs w:val="21"/>
          </w:rPr>
          <w:t>答案：</w:t>
        </w:r>
      </w:ins>
      <w:r>
        <w:rPr>
          <w:rFonts w:hint="eastAsia"/>
          <w:szCs w:val="21"/>
        </w:rPr>
        <w:t>D</w:t>
      </w:r>
    </w:p>
    <w:p>
      <w:pPr>
        <w:tabs>
          <w:tab w:val="left" w:pos="3150"/>
        </w:tabs>
        <w:spacing w:line="320" w:lineRule="atLeast"/>
        <w:rPr>
          <w:ins w:id="210" w:author="Liguojian" w:date="2026-09-01T09:45:26Z"/>
          <w:rFonts w:hint="eastAsia"/>
          <w:szCs w:val="21"/>
        </w:rPr>
      </w:pPr>
      <w:ins w:id="211" w:author="Liguojian" w:date="2026-09-01T09:44:46Z">
        <w:r>
          <w:rPr>
            <w:rFonts w:hint="eastAsia"/>
            <w:szCs w:val="21"/>
            <w:lang w:val="en-US" w:eastAsia="zh-CN"/>
          </w:rPr>
          <w:t>说明：</w:t>
        </w:r>
      </w:ins>
      <w:del w:id="212" w:author="Liguojian" w:date="2026-09-01T09:44:46Z">
        <w:r>
          <w:rPr>
            <w:rFonts w:hint="eastAsia"/>
            <w:szCs w:val="21"/>
          </w:rPr>
          <w:tab/>
        </w:r>
      </w:del>
      <w:r>
        <w:rPr>
          <w:rFonts w:hint="eastAsia"/>
          <w:szCs w:val="21"/>
        </w:rPr>
        <w:t>该患者为青年男性，反复上腹痛3年，具有典型的十二指肠溃疡临床特点：空腹痛、夜间痛，进食可缓解。此次出现黑便，粪隐血强阳性，提示上消化道出血。结合病史和临床表现，最可能的诊断是十二指肠溃疡并出血。反流性食管炎主要表现为烧心、反流；糜烂出血性胃炎多有明确诱因如药物、饮酒；胃溃疡多为餐后痛；胆道出血常伴有黄疸和胆绞痛。</w:t>
      </w:r>
      <w:ins w:id="213" w:author="Liguojian" w:date="2026-09-01T09:45:09Z">
        <w:r>
          <w:rPr>
            <w:szCs w:val="21"/>
          </w:rPr>
          <w:t>大纲</w:t>
        </w:r>
      </w:ins>
      <w:ins w:id="214" w:author="Liguojian" w:date="2026-09-01T09:45:09Z">
        <w:r>
          <w:rPr>
            <w:rFonts w:hint="eastAsia"/>
            <w:szCs w:val="21"/>
            <w:lang w:eastAsia="zh-CN"/>
          </w:rPr>
          <w:t>代码</w:t>
        </w:r>
      </w:ins>
      <w:ins w:id="215" w:author="Liguojian" w:date="2026-09-01T09:45:09Z">
        <w:r>
          <w:rPr>
            <w:szCs w:val="21"/>
          </w:rPr>
          <w:t>：</w:t>
        </w:r>
      </w:ins>
      <w:del w:id="216" w:author="Liguojian" w:date="2026-09-01T09:45:09Z">
        <w:r>
          <w:rPr>
            <w:rFonts w:hint="eastAsia"/>
            <w:szCs w:val="21"/>
          </w:rPr>
          <w:tab/>
        </w:r>
      </w:del>
      <w:r>
        <w:rPr>
          <w:rFonts w:hint="eastAsia"/>
          <w:szCs w:val="21"/>
        </w:rPr>
        <w:t>110.4.3.1.1</w:t>
      </w:r>
      <w:del w:id="217" w:author="Liguojian" w:date="2026-09-01T09:45:26Z">
        <w:r>
          <w:rPr>
            <w:rFonts w:hint="eastAsia"/>
            <w:szCs w:val="21"/>
          </w:rPr>
          <w:tab/>
        </w:r>
      </w:del>
    </w:p>
    <w:p>
      <w:pPr>
        <w:tabs>
          <w:tab w:val="left" w:pos="3150"/>
        </w:tabs>
        <w:spacing w:line="320" w:lineRule="atLeast"/>
        <w:rPr>
          <w:ins w:id="218" w:author="Liguojian" w:date="2026-09-01T09:45:35Z"/>
          <w:rFonts w:hint="eastAsia"/>
          <w:szCs w:val="21"/>
        </w:rPr>
      </w:pPr>
      <w:ins w:id="219" w:author="Liguojian" w:date="2026-09-01T09:45:26Z">
        <w:r>
          <w:rPr>
            <w:szCs w:val="21"/>
          </w:rPr>
          <w:t>预估难度：</w:t>
        </w:r>
      </w:ins>
      <w:r>
        <w:rPr>
          <w:rFonts w:hint="eastAsia"/>
          <w:szCs w:val="21"/>
        </w:rPr>
        <w:t>0.65</w:t>
      </w:r>
      <w:del w:id="220" w:author="Liguojian" w:date="2026-09-01T09:45:35Z">
        <w:r>
          <w:rPr>
            <w:rFonts w:hint="eastAsia"/>
            <w:szCs w:val="21"/>
          </w:rPr>
          <w:tab/>
        </w:r>
      </w:del>
    </w:p>
    <w:p>
      <w:pPr>
        <w:numPr>
          <w:ilvl w:val="0"/>
          <w:numId w:val="0"/>
        </w:numPr>
        <w:tabs>
          <w:tab w:val="left" w:pos="3150"/>
        </w:tabs>
        <w:spacing w:line="320" w:lineRule="atLeast"/>
        <w:rPr>
          <w:ins w:id="221" w:author="Liguojian" w:date="2026-09-01T09:45:48Z"/>
          <w:rFonts w:hint="eastAsia"/>
          <w:szCs w:val="21"/>
          <w:lang w:val="en-US" w:eastAsia="zh-CN"/>
        </w:rPr>
      </w:pPr>
      <w:ins w:id="222" w:author="Liguojian" w:date="2026-09-01T09:45:36Z">
        <w:r>
          <w:rPr>
            <w:szCs w:val="21"/>
          </w:rPr>
          <w:t>认知层次：</w:t>
        </w:r>
      </w:ins>
      <w:r>
        <w:rPr>
          <w:rFonts w:hint="eastAsia"/>
          <w:szCs w:val="21"/>
        </w:rPr>
        <w:t>简单应用</w:t>
      </w:r>
    </w:p>
    <w:p>
      <w:pPr>
        <w:tabs>
          <w:tab w:val="left" w:pos="3150"/>
        </w:tabs>
        <w:spacing w:line="320" w:lineRule="atLeast"/>
        <w:rPr>
          <w:ins w:id="223" w:author="Liguojian" w:date="2026-09-01T09:46:01Z"/>
          <w:rFonts w:hint="eastAsia"/>
          <w:szCs w:val="21"/>
        </w:rPr>
      </w:pPr>
      <w:ins w:id="224" w:author="Liguojian" w:date="2026-09-01T09:45:48Z">
        <w:r>
          <w:rPr>
            <w:rFonts w:hint="eastAsia"/>
            <w:szCs w:val="21"/>
          </w:rPr>
          <w:t>考核要点：</w:t>
        </w:r>
      </w:ins>
      <w:del w:id="225" w:author="Liguojian" w:date="2026-09-01T09:45:48Z">
        <w:r>
          <w:rPr>
            <w:rFonts w:hint="eastAsia"/>
            <w:szCs w:val="21"/>
          </w:rPr>
          <w:tab/>
        </w:r>
      </w:del>
      <w:r>
        <w:rPr>
          <w:rFonts w:hint="eastAsia"/>
          <w:szCs w:val="21"/>
        </w:rPr>
        <w:t>诊断与鉴别诊断，临床表现，辅助检查</w:t>
      </w:r>
    </w:p>
    <w:p>
      <w:pPr>
        <w:tabs>
          <w:tab w:val="left" w:pos="3150"/>
        </w:tabs>
        <w:spacing w:line="320" w:lineRule="atLeast"/>
        <w:rPr>
          <w:ins w:id="226" w:author="Liguojian" w:date="2026-09-01T09:46:17Z"/>
          <w:rFonts w:hint="eastAsia"/>
          <w:szCs w:val="21"/>
        </w:rPr>
      </w:pPr>
      <w:ins w:id="227" w:author="Liguojian" w:date="2026-09-01T09:45:59Z">
        <w:r>
          <w:rPr>
            <w:szCs w:val="21"/>
          </w:rPr>
          <w:t>专业：</w:t>
        </w:r>
      </w:ins>
      <w:del w:id="228" w:author="Liguojian" w:date="2026-09-01T09:45:59Z">
        <w:r>
          <w:rPr>
            <w:rFonts w:hint="eastAsia"/>
            <w:szCs w:val="21"/>
          </w:rPr>
          <w:tab/>
        </w:r>
      </w:del>
      <w:r>
        <w:rPr>
          <w:rFonts w:hint="eastAsia"/>
          <w:szCs w:val="21"/>
        </w:rPr>
        <w:t>消化</w:t>
      </w:r>
    </w:p>
    <w:p>
      <w:pPr>
        <w:tabs>
          <w:tab w:val="left" w:pos="3150"/>
        </w:tabs>
        <w:spacing w:line="320" w:lineRule="atLeast"/>
        <w:rPr>
          <w:ins w:id="229" w:author="Liguojian" w:date="2026-09-01T09:46:24Z"/>
          <w:rFonts w:hint="eastAsia"/>
          <w:szCs w:val="21"/>
        </w:rPr>
      </w:pPr>
      <w:ins w:id="230" w:author="Liguojian" w:date="2026-09-01T09:46:12Z">
        <w:r>
          <w:rPr>
            <w:rFonts w:hint="eastAsia"/>
            <w:szCs w:val="21"/>
          </w:rPr>
          <w:t>系统：</w:t>
        </w:r>
      </w:ins>
      <w:del w:id="231" w:author="Liguojian" w:date="2026-09-01T09:46:12Z">
        <w:r>
          <w:rPr>
            <w:rFonts w:hint="eastAsia"/>
            <w:szCs w:val="21"/>
          </w:rPr>
          <w:tab/>
        </w:r>
      </w:del>
      <w:r>
        <w:rPr>
          <w:rFonts w:hint="eastAsia"/>
          <w:szCs w:val="21"/>
        </w:rPr>
        <w:t>消化系统</w:t>
      </w:r>
    </w:p>
    <w:p>
      <w:pPr>
        <w:tabs>
          <w:tab w:val="left" w:pos="3150"/>
        </w:tabs>
        <w:spacing w:line="320" w:lineRule="atLeast"/>
        <w:rPr>
          <w:ins w:id="232" w:author="Liguojian" w:date="2026-09-01T09:46:25Z"/>
          <w:rFonts w:hint="default" w:eastAsia="宋体"/>
          <w:szCs w:val="21"/>
          <w:lang w:val="en-US" w:eastAsia="zh-CN"/>
        </w:rPr>
      </w:pPr>
      <w:ins w:id="233" w:author="Liguojian" w:date="2026-09-01T09:46:25Z">
        <w:r>
          <w:rPr>
            <w:rFonts w:hint="eastAsia"/>
            <w:szCs w:val="21"/>
            <w:lang w:eastAsia="zh-CN"/>
          </w:rPr>
          <w:t>命题人：朝阳医院</w:t>
        </w:r>
      </w:ins>
      <w:ins w:id="234" w:author="Liguojian" w:date="2026-09-01T09:46:25Z">
        <w:r>
          <w:rPr>
            <w:rFonts w:hint="eastAsia"/>
            <w:szCs w:val="21"/>
            <w:lang w:val="en-US" w:eastAsia="zh-CN"/>
          </w:rPr>
          <w:t>AI</w:t>
        </w:r>
      </w:ins>
    </w:p>
    <w:p>
      <w:pPr>
        <w:tabs>
          <w:tab w:val="left" w:pos="3150"/>
        </w:tabs>
        <w:spacing w:line="320" w:lineRule="atLeast"/>
        <w:rPr>
          <w:rFonts w:hint="eastAsia"/>
          <w:szCs w:val="21"/>
        </w:rPr>
      </w:pPr>
    </w:p>
    <w:p>
      <w:pPr>
        <w:tabs>
          <w:tab w:val="left" w:pos="3150"/>
        </w:tabs>
        <w:spacing w:line="320" w:lineRule="atLeast"/>
        <w:rPr>
          <w:ins w:id="235" w:author="Liguojian" w:date="2026-09-01T09:24:21Z"/>
          <w:rFonts w:hint="eastAsia"/>
          <w:szCs w:val="21"/>
        </w:rPr>
      </w:pPr>
    </w:p>
    <w:p>
      <w:pPr>
        <w:tabs>
          <w:tab w:val="left" w:pos="3150"/>
        </w:tabs>
        <w:spacing w:line="320" w:lineRule="atLeast"/>
        <w:rPr>
          <w:rFonts w:hint="eastAsia" w:hAnsiTheme="minorEastAsia" w:eastAsiaTheme="minorEastAsia"/>
          <w:szCs w:val="21"/>
          <w:lang w:eastAsia="zh-CN"/>
        </w:rPr>
      </w:pPr>
      <w:r>
        <w:rPr>
          <w:rFonts w:hint="eastAsia" w:hAnsiTheme="minorEastAsia" w:eastAsiaTheme="minorEastAsia"/>
          <w:szCs w:val="21"/>
          <w:lang w:eastAsia="zh-CN"/>
        </w:rPr>
        <w:t>以下为一些说明：有疑问随时沟通</w:t>
      </w:r>
    </w:p>
    <w:p>
      <w:pPr>
        <w:tabs>
          <w:tab w:val="left" w:pos="3150"/>
        </w:tabs>
        <w:spacing w:line="320" w:lineRule="atLeast"/>
        <w:rPr>
          <w:rFonts w:hint="eastAsia" w:eastAsia="宋体"/>
          <w:szCs w:val="21"/>
          <w:lang w:eastAsia="zh-CN"/>
        </w:rPr>
      </w:pPr>
      <w:r>
        <w:rPr>
          <w:rFonts w:hint="eastAsia" w:hAnsiTheme="minorEastAsia" w:eastAsiaTheme="minorEastAsia"/>
          <w:szCs w:val="21"/>
          <w:lang w:eastAsia="zh-CN"/>
        </w:rPr>
        <w:t>考核要点括号中选，不涉及具体疾病</w:t>
      </w:r>
      <w:r>
        <w:rPr>
          <w:rFonts w:hint="eastAsia" w:hAnsiTheme="minorEastAsia" w:eastAsiaTheme="minorEastAsia"/>
          <w:szCs w:val="21"/>
        </w:rPr>
        <w:t>（</w:t>
      </w:r>
      <w:r>
        <w:rPr>
          <w:rFonts w:hint="eastAsia"/>
          <w:szCs w:val="21"/>
        </w:rPr>
        <w:t>临床基本概念、医学基础知识、病因与发病机制、临床表现、辅助检查、诊断与鉴别诊断、治疗</w:t>
      </w:r>
      <w:r>
        <w:rPr>
          <w:rFonts w:hint="eastAsia" w:eastAsia="宋体"/>
          <w:szCs w:val="21"/>
          <w:lang w:eastAsia="zh-CN"/>
        </w:rPr>
        <w:t>原则</w:t>
      </w:r>
      <w:r>
        <w:rPr>
          <w:rFonts w:hint="eastAsia" w:eastAsia="宋体"/>
          <w:szCs w:val="21"/>
        </w:rPr>
        <w:t>、</w:t>
      </w:r>
      <w:r>
        <w:rPr>
          <w:rFonts w:hint="eastAsia" w:eastAsia="宋体"/>
          <w:szCs w:val="21"/>
          <w:lang w:eastAsia="zh-CN"/>
        </w:rPr>
        <w:t>具体处置措施、</w:t>
      </w:r>
      <w:r>
        <w:rPr>
          <w:rFonts w:hint="eastAsia" w:eastAsia="宋体"/>
          <w:szCs w:val="21"/>
        </w:rPr>
        <w:t>并发症及其诊断治疗、疾病预防与康复、医学人文</w:t>
      </w:r>
      <w:r>
        <w:rPr>
          <w:rFonts w:hint="eastAsia" w:eastAsia="宋体"/>
          <w:szCs w:val="21"/>
          <w:lang w:eastAsia="zh-CN"/>
        </w:rPr>
        <w:t>）</w:t>
      </w:r>
      <w:r>
        <w:rPr>
          <w:rFonts w:hint="eastAsia" w:eastAsia="宋体"/>
          <w:szCs w:val="21"/>
        </w:rPr>
        <w:t>，每道试题可包含多个考核要点。首先标注试题提问的要点，再标注其他涵盖的知识点，</w:t>
      </w:r>
      <w:bookmarkStart w:id="0" w:name="_GoBack"/>
      <w:bookmarkEnd w:id="0"/>
      <w:r>
        <w:rPr>
          <w:rFonts w:hint="eastAsia" w:eastAsia="宋体"/>
          <w:szCs w:val="21"/>
          <w:lang w:eastAsia="zh-CN"/>
        </w:rPr>
        <w:t>中间用逗号隔开。</w:t>
      </w:r>
    </w:p>
    <w:p>
      <w:pPr>
        <w:tabs>
          <w:tab w:val="left" w:pos="3150"/>
        </w:tabs>
        <w:spacing w:line="320" w:lineRule="atLeast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szCs w:val="21"/>
          <w:lang w:eastAsia="zh-CN"/>
        </w:rPr>
        <w:t>系统名称按照考试大纲中的名称</w:t>
      </w:r>
    </w:p>
    <w:p>
      <w:pPr>
        <w:tabs>
          <w:tab w:val="left" w:pos="3150"/>
        </w:tabs>
        <w:spacing w:line="320" w:lineRule="atLeast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szCs w:val="21"/>
          <w:lang w:eastAsia="zh-CN"/>
        </w:rPr>
        <w:t>题号和选项后的</w:t>
      </w:r>
      <w:r>
        <w:rPr>
          <w:rFonts w:hint="eastAsia" w:eastAsia="宋体"/>
          <w:szCs w:val="21"/>
        </w:rPr>
        <w:t>．</w:t>
      </w:r>
      <w:r>
        <w:rPr>
          <w:rFonts w:hint="eastAsia" w:eastAsia="宋体"/>
          <w:szCs w:val="21"/>
          <w:lang w:eastAsia="zh-CN"/>
        </w:rPr>
        <w:t>均为全角</w:t>
      </w:r>
    </w:p>
    <w:p>
      <w:pPr>
        <w:tabs>
          <w:tab w:val="left" w:pos="3150"/>
        </w:tabs>
        <w:spacing w:line="320" w:lineRule="atLeast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szCs w:val="21"/>
          <w:lang w:eastAsia="zh-CN"/>
        </w:rPr>
        <w:t>试题中不出现：“主诉：”“现病史：”“提问：”一类的字，直接写主诉、现病史或提问内容。</w:t>
      </w:r>
    </w:p>
    <w:p>
      <w:pPr>
        <w:tabs>
          <w:tab w:val="left" w:pos="3150"/>
        </w:tabs>
        <w:spacing w:line="320" w:lineRule="atLeast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szCs w:val="21"/>
          <w:lang w:eastAsia="zh-CN"/>
        </w:rPr>
        <w:t>最后的问题不用疑问词“哪个什么”也不用加问号</w:t>
      </w:r>
    </w:p>
    <w:p>
      <w:pPr>
        <w:tabs>
          <w:tab w:val="left" w:pos="3150"/>
        </w:tabs>
        <w:spacing w:line="320" w:lineRule="atLeast"/>
        <w:rPr>
          <w:rFonts w:hint="eastAsia" w:eastAsia="宋体"/>
          <w:szCs w:val="21"/>
        </w:rPr>
      </w:pPr>
      <w:r>
        <w:rPr>
          <w:rFonts w:hint="eastAsia" w:eastAsia="宋体"/>
          <w:szCs w:val="21"/>
          <w:lang w:eastAsia="zh-CN"/>
        </w:rPr>
        <w:t>根据病例病例内容可以判定诊断的不要在提问前认为给出诊断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  <w:font w:name="Arial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Sans Gujarati">
    <w:panose1 w:val="020B0502040504020204"/>
    <w:charset w:val="00"/>
    <w:family w:val="auto"/>
    <w:pitch w:val="default"/>
    <w:sig w:usb0="00040000" w:usb1="00000000" w:usb2="00000000" w:usb3="00000000" w:csb0="00000001" w:csb1="00000000"/>
  </w:font>
  <w:font w:name="Noto Sans Coptic">
    <w:panose1 w:val="020B0502040504020204"/>
    <w:charset w:val="00"/>
    <w:family w:val="auto"/>
    <w:pitch w:val="default"/>
    <w:sig w:usb0="800001C3" w:usb1="02002000" w:usb2="00000001" w:usb3="00000000" w:csb0="00000001" w:csb1="00000000"/>
  </w:font>
  <w:font w:name="WenQuanYi Bitmap Song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Ubuntu Thin">
    <w:panose1 w:val="020B0304030602030204"/>
    <w:charset w:val="00"/>
    <w:family w:val="auto"/>
    <w:pitch w:val="default"/>
    <w:sig w:usb0="E00002FF" w:usb1="5000205B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3</w:t>
    </w:r>
    <w:r>
      <w:rPr>
        <w:rStyle w:val="10"/>
      </w:rPr>
      <w:fldChar w:fldCharType="end"/>
    </w:r>
  </w:p>
  <w:p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>
    <w:pPr>
      <w:pStyle w:val="4"/>
      <w:ind w:right="360"/>
    </w:pP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iguojian">
    <w15:presenceInfo w15:providerId="None" w15:userId="Liguoji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D5407E"/>
    <w:rsid w:val="000264AB"/>
    <w:rsid w:val="0007163D"/>
    <w:rsid w:val="0008776E"/>
    <w:rsid w:val="000C63AE"/>
    <w:rsid w:val="000F542B"/>
    <w:rsid w:val="0011159F"/>
    <w:rsid w:val="0014401A"/>
    <w:rsid w:val="0019100C"/>
    <w:rsid w:val="001A1199"/>
    <w:rsid w:val="001C5157"/>
    <w:rsid w:val="001D0837"/>
    <w:rsid w:val="001D44F6"/>
    <w:rsid w:val="001D6EA6"/>
    <w:rsid w:val="002046A3"/>
    <w:rsid w:val="002262C3"/>
    <w:rsid w:val="0023077C"/>
    <w:rsid w:val="00230A67"/>
    <w:rsid w:val="002957DB"/>
    <w:rsid w:val="002C31BC"/>
    <w:rsid w:val="002C7C62"/>
    <w:rsid w:val="002E10C1"/>
    <w:rsid w:val="00324000"/>
    <w:rsid w:val="00330AA1"/>
    <w:rsid w:val="00335CB8"/>
    <w:rsid w:val="00344B97"/>
    <w:rsid w:val="003813C3"/>
    <w:rsid w:val="00382FDF"/>
    <w:rsid w:val="00385C00"/>
    <w:rsid w:val="00392850"/>
    <w:rsid w:val="003A410E"/>
    <w:rsid w:val="004355E5"/>
    <w:rsid w:val="00446223"/>
    <w:rsid w:val="004504A2"/>
    <w:rsid w:val="00485D79"/>
    <w:rsid w:val="004E726E"/>
    <w:rsid w:val="004F55FB"/>
    <w:rsid w:val="005259C0"/>
    <w:rsid w:val="00534817"/>
    <w:rsid w:val="0054118A"/>
    <w:rsid w:val="005705E9"/>
    <w:rsid w:val="00573862"/>
    <w:rsid w:val="005A0AA9"/>
    <w:rsid w:val="00616E99"/>
    <w:rsid w:val="006271D6"/>
    <w:rsid w:val="0068259E"/>
    <w:rsid w:val="006C054B"/>
    <w:rsid w:val="006C2F82"/>
    <w:rsid w:val="006D357A"/>
    <w:rsid w:val="006E5C9D"/>
    <w:rsid w:val="007419A1"/>
    <w:rsid w:val="007752ED"/>
    <w:rsid w:val="007917E1"/>
    <w:rsid w:val="007B0E2B"/>
    <w:rsid w:val="007D4108"/>
    <w:rsid w:val="008249A7"/>
    <w:rsid w:val="00866E34"/>
    <w:rsid w:val="00895500"/>
    <w:rsid w:val="008A2EB1"/>
    <w:rsid w:val="008B776C"/>
    <w:rsid w:val="008C4E4B"/>
    <w:rsid w:val="008F4C86"/>
    <w:rsid w:val="00935C9B"/>
    <w:rsid w:val="00946C03"/>
    <w:rsid w:val="00976FE4"/>
    <w:rsid w:val="009A4998"/>
    <w:rsid w:val="009A7E83"/>
    <w:rsid w:val="009C0E98"/>
    <w:rsid w:val="009F5A94"/>
    <w:rsid w:val="00A501A2"/>
    <w:rsid w:val="00A60D17"/>
    <w:rsid w:val="00A631B2"/>
    <w:rsid w:val="00A636E1"/>
    <w:rsid w:val="00A670EC"/>
    <w:rsid w:val="00AB42ED"/>
    <w:rsid w:val="00AC50C1"/>
    <w:rsid w:val="00AC60AD"/>
    <w:rsid w:val="00AD3ECF"/>
    <w:rsid w:val="00B80A09"/>
    <w:rsid w:val="00BA23C7"/>
    <w:rsid w:val="00BB2142"/>
    <w:rsid w:val="00BC40BA"/>
    <w:rsid w:val="00BD09B3"/>
    <w:rsid w:val="00C02759"/>
    <w:rsid w:val="00C06631"/>
    <w:rsid w:val="00C3602F"/>
    <w:rsid w:val="00C37D61"/>
    <w:rsid w:val="00C8783F"/>
    <w:rsid w:val="00CC13BE"/>
    <w:rsid w:val="00CD404B"/>
    <w:rsid w:val="00CE6D6F"/>
    <w:rsid w:val="00CF2599"/>
    <w:rsid w:val="00D1695A"/>
    <w:rsid w:val="00D24889"/>
    <w:rsid w:val="00D36401"/>
    <w:rsid w:val="00D5407E"/>
    <w:rsid w:val="00D57527"/>
    <w:rsid w:val="00D908D2"/>
    <w:rsid w:val="00E13579"/>
    <w:rsid w:val="00E46CF3"/>
    <w:rsid w:val="00E831A7"/>
    <w:rsid w:val="00EA13F8"/>
    <w:rsid w:val="00EA4486"/>
    <w:rsid w:val="00EC6833"/>
    <w:rsid w:val="00EE58AD"/>
    <w:rsid w:val="00F072DD"/>
    <w:rsid w:val="00F5403C"/>
    <w:rsid w:val="00F92D1F"/>
    <w:rsid w:val="00FC5B9B"/>
    <w:rsid w:val="00FD37BD"/>
    <w:rsid w:val="00FD5AF4"/>
    <w:rsid w:val="00FE50D1"/>
    <w:rsid w:val="1F5E1666"/>
    <w:rsid w:val="1FFD321D"/>
    <w:rsid w:val="29FB14B9"/>
    <w:rsid w:val="33BD104D"/>
    <w:rsid w:val="33EF92B6"/>
    <w:rsid w:val="39FFC970"/>
    <w:rsid w:val="3DBF46D5"/>
    <w:rsid w:val="3DFF13AA"/>
    <w:rsid w:val="3F7F21E7"/>
    <w:rsid w:val="3FDE2892"/>
    <w:rsid w:val="4AFF602C"/>
    <w:rsid w:val="4DAD7FF5"/>
    <w:rsid w:val="4EFF4E78"/>
    <w:rsid w:val="55F373E6"/>
    <w:rsid w:val="57E7122B"/>
    <w:rsid w:val="57E77E84"/>
    <w:rsid w:val="5D7C0AB2"/>
    <w:rsid w:val="6AFBF9F6"/>
    <w:rsid w:val="6AFD8828"/>
    <w:rsid w:val="6BBFE66E"/>
    <w:rsid w:val="6DFFC281"/>
    <w:rsid w:val="6F7BAA05"/>
    <w:rsid w:val="6F992F28"/>
    <w:rsid w:val="73B7130C"/>
    <w:rsid w:val="73ED9A7F"/>
    <w:rsid w:val="75F3EAF6"/>
    <w:rsid w:val="765F9495"/>
    <w:rsid w:val="76FF751C"/>
    <w:rsid w:val="77FB2A9F"/>
    <w:rsid w:val="782FF5EB"/>
    <w:rsid w:val="7AFC34C1"/>
    <w:rsid w:val="7B5F36ED"/>
    <w:rsid w:val="7C7E786B"/>
    <w:rsid w:val="7CBE5C86"/>
    <w:rsid w:val="7DB966C2"/>
    <w:rsid w:val="7DBFC008"/>
    <w:rsid w:val="7E7F3495"/>
    <w:rsid w:val="7E9B52DB"/>
    <w:rsid w:val="7EF9DFAF"/>
    <w:rsid w:val="7FECF14D"/>
    <w:rsid w:val="87F6D6AD"/>
    <w:rsid w:val="8DEF3217"/>
    <w:rsid w:val="8FDFA0D8"/>
    <w:rsid w:val="96E70624"/>
    <w:rsid w:val="9BF38CA4"/>
    <w:rsid w:val="AFF92DBC"/>
    <w:rsid w:val="B7944A26"/>
    <w:rsid w:val="BCDFE1B3"/>
    <w:rsid w:val="BCEE5D7F"/>
    <w:rsid w:val="BF7D69C4"/>
    <w:rsid w:val="BFC78888"/>
    <w:rsid w:val="BFDF207A"/>
    <w:rsid w:val="C5F36E5C"/>
    <w:rsid w:val="CDF53ADF"/>
    <w:rsid w:val="CF7FD8A1"/>
    <w:rsid w:val="CFEFF168"/>
    <w:rsid w:val="D1F77E4C"/>
    <w:rsid w:val="D71F84BE"/>
    <w:rsid w:val="DAE7C3A8"/>
    <w:rsid w:val="DAFB3E85"/>
    <w:rsid w:val="DCEBD970"/>
    <w:rsid w:val="DDDFAB02"/>
    <w:rsid w:val="DFFF7B63"/>
    <w:rsid w:val="E3FF24C2"/>
    <w:rsid w:val="E778EFC3"/>
    <w:rsid w:val="E7EF68FE"/>
    <w:rsid w:val="EA9EA125"/>
    <w:rsid w:val="EBFF4399"/>
    <w:rsid w:val="ED3F3553"/>
    <w:rsid w:val="EEB7A7B7"/>
    <w:rsid w:val="EF55306A"/>
    <w:rsid w:val="F26F6292"/>
    <w:rsid w:val="F70F816C"/>
    <w:rsid w:val="F7FB5B35"/>
    <w:rsid w:val="F97F49CF"/>
    <w:rsid w:val="F9FEC7B0"/>
    <w:rsid w:val="FB1E2D87"/>
    <w:rsid w:val="FB77CDA9"/>
    <w:rsid w:val="FB8C1941"/>
    <w:rsid w:val="FBF305F1"/>
    <w:rsid w:val="FCAC71F4"/>
    <w:rsid w:val="FCE6D1B6"/>
    <w:rsid w:val="FCF35C6E"/>
    <w:rsid w:val="FDFB1931"/>
    <w:rsid w:val="FEEF3634"/>
    <w:rsid w:val="FEFF307D"/>
    <w:rsid w:val="FF7BAB7F"/>
    <w:rsid w:val="FFA7487E"/>
    <w:rsid w:val="FFEE8189"/>
    <w:rsid w:val="FFF7065A"/>
    <w:rsid w:val="FFFAB765"/>
    <w:rsid w:val="FFFB0594"/>
    <w:rsid w:val="FFFB7EB5"/>
    <w:rsid w:val="FFFFC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semiHidden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2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page number"/>
    <w:semiHidden/>
    <w:qFormat/>
    <w:uiPriority w:val="0"/>
    <w:rPr>
      <w:rFonts w:cs="Times New Roman"/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眉 Char"/>
    <w:basedOn w:val="9"/>
    <w:link w:val="5"/>
    <w:semiHidden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4"/>
    <w:semiHidden/>
    <w:qFormat/>
    <w:uiPriority w:val="0"/>
    <w:rPr>
      <w:sz w:val="18"/>
      <w:szCs w:val="18"/>
    </w:rPr>
  </w:style>
  <w:style w:type="character" w:customStyle="1" w:styleId="14">
    <w:name w:val="批注框文本 Char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批注文字 Char"/>
    <w:basedOn w:val="9"/>
    <w:link w:val="2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7">
    <w:name w:val="批注主题 Char"/>
    <w:basedOn w:val="16"/>
    <w:link w:val="6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445</Words>
  <Characters>2542</Characters>
  <Lines>21</Lines>
  <Paragraphs>5</Paragraphs>
  <TotalTime>7</TotalTime>
  <ScaleCrop>false</ScaleCrop>
  <LinksUpToDate>false</LinksUpToDate>
  <CharactersWithSpaces>2982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2016-10-18T21:24:00Z</dcterms:created>
  <dc:creator>hcm</dc:creator>
  <cp:lastModifiedBy>Liguojian</cp:lastModifiedBy>
  <cp:lastPrinted>2016-11-10T19:04:00Z</cp:lastPrinted>
  <dcterms:modified xsi:type="dcterms:W3CDTF">2026-09-01T10:10:51Z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</Properties>
</file>